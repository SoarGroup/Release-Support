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107D5" w14:textId="77777777" w:rsidR="004B179B" w:rsidRDefault="004B179B" w:rsidP="00621F0E">
      <w:pPr>
        <w:pStyle w:val="Heading1"/>
        <w:spacing w:before="0"/>
        <w:rPr>
          <w:sz w:val="32"/>
        </w:rPr>
      </w:pPr>
      <w:r>
        <w:rPr>
          <w:sz w:val="32"/>
        </w:rPr>
        <w:t>Part I</w:t>
      </w:r>
      <w:r w:rsidR="00836501">
        <w:rPr>
          <w:sz w:val="32"/>
        </w:rPr>
        <w:t>I</w:t>
      </w:r>
      <w:r>
        <w:rPr>
          <w:sz w:val="32"/>
        </w:rPr>
        <w:t xml:space="preserve">: </w:t>
      </w:r>
      <w:r w:rsidR="008258DF">
        <w:rPr>
          <w:sz w:val="32"/>
        </w:rPr>
        <w:t>Simple External Interaction</w:t>
      </w:r>
    </w:p>
    <w:p w14:paraId="74364B45" w14:textId="77777777" w:rsidR="004B179B" w:rsidRDefault="004B179B">
      <w:pPr>
        <w:pStyle w:val="Heading1"/>
      </w:pPr>
      <w:r>
        <w:t>1. The Eaters Game</w:t>
      </w:r>
    </w:p>
    <w:p w14:paraId="61F28E8D" w14:textId="77777777" w:rsidR="004B179B" w:rsidRDefault="004B179B"/>
    <w:p w14:paraId="3153940F" w14:textId="77777777" w:rsidR="004B179B" w:rsidRDefault="004B179B">
      <w:r>
        <w:t>The game used in this part is called “Eaters.”  In Eaters, PACMAN-like eaters compete to consume food in a simple grid world. Below is the Eaters Playing Board near the beginning of a game with four eaters.</w:t>
      </w:r>
    </w:p>
    <w:p w14:paraId="6E63DF4F" w14:textId="77777777" w:rsidR="00DE11CB" w:rsidRDefault="00DE11CB">
      <w:pPr>
        <w:numPr>
          <w:ins w:id="0" w:author="Karen J Coulter" w:date="2006-05-11T19:10:00Z"/>
        </w:numPr>
      </w:pPr>
    </w:p>
    <w:p w14:paraId="087ACE11" w14:textId="77777777" w:rsidR="004B179B" w:rsidRDefault="007B3A13">
      <w:pPr>
        <w:pStyle w:val="Header"/>
        <w:tabs>
          <w:tab w:val="clear" w:pos="4320"/>
          <w:tab w:val="clear" w:pos="8640"/>
        </w:tabs>
      </w:pPr>
      <w:r>
        <w:rPr>
          <w:noProof/>
        </w:rPr>
        <mc:AlternateContent>
          <mc:Choice Requires="wps">
            <w:drawing>
              <wp:anchor distT="0" distB="0" distL="114300" distR="114300" simplePos="0" relativeHeight="251394560" behindDoc="0" locked="0" layoutInCell="1" allowOverlap="1" wp14:anchorId="606FE9CB" wp14:editId="4068F85F">
                <wp:simplePos x="0" y="0"/>
                <wp:positionH relativeFrom="column">
                  <wp:posOffset>2939415</wp:posOffset>
                </wp:positionH>
                <wp:positionV relativeFrom="paragraph">
                  <wp:posOffset>1725930</wp:posOffset>
                </wp:positionV>
                <wp:extent cx="1750695" cy="424180"/>
                <wp:effectExtent l="25400" t="0" r="1905" b="45720"/>
                <wp:wrapNone/>
                <wp:docPr id="245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50695" cy="4241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C5679" id="Line 62" o:spid="_x0000_s1026" style="position:absolute;flip:x;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45pt,135.9pt" to="369.3pt,1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" strokecolor="red">
                <v:stroke endarrow="block"/>
                <o:lock v:ext="edit" shapetype="f"/>
              </v:line>
            </w:pict>
          </mc:Fallback>
        </mc:AlternateContent>
      </w:r>
      <w:r>
        <w:rPr>
          <w:noProof/>
        </w:rPr>
        <mc:AlternateContent>
          <mc:Choice Requires="wps">
            <w:drawing>
              <wp:anchor distT="0" distB="0" distL="114300" distR="114300" simplePos="0" relativeHeight="251407872" behindDoc="0" locked="0" layoutInCell="1" allowOverlap="1" wp14:anchorId="160D365F" wp14:editId="13EB9688">
                <wp:simplePos x="0" y="0"/>
                <wp:positionH relativeFrom="column">
                  <wp:posOffset>2919095</wp:posOffset>
                </wp:positionH>
                <wp:positionV relativeFrom="paragraph">
                  <wp:posOffset>1723390</wp:posOffset>
                </wp:positionV>
                <wp:extent cx="1818640" cy="55880"/>
                <wp:effectExtent l="25400" t="25400" r="0" b="58420"/>
                <wp:wrapNone/>
                <wp:docPr id="245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18640" cy="558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C61A1" id="Line 76" o:spid="_x0000_s1026" style="position:absolute;flip:x;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5pt,135.7pt" to="373.05pt,14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" strokecolor="red">
                <v:stroke endarrow="block"/>
                <o:lock v:ext="edit" shapetype="f"/>
              </v:line>
            </w:pict>
          </mc:Fallback>
        </mc:AlternateContent>
      </w:r>
      <w:r>
        <w:rPr>
          <w:noProof/>
        </w:rPr>
        <mc:AlternateContent>
          <mc:Choice Requires="wps">
            <w:drawing>
              <wp:anchor distT="0" distB="0" distL="114300" distR="114300" simplePos="0" relativeHeight="251398656" behindDoc="0" locked="0" layoutInCell="1" allowOverlap="1" wp14:anchorId="4FFAA5D7" wp14:editId="5DB8F90D">
                <wp:simplePos x="0" y="0"/>
                <wp:positionH relativeFrom="column">
                  <wp:posOffset>2212975</wp:posOffset>
                </wp:positionH>
                <wp:positionV relativeFrom="paragraph">
                  <wp:posOffset>803275</wp:posOffset>
                </wp:positionV>
                <wp:extent cx="2509520" cy="203835"/>
                <wp:effectExtent l="25400" t="0" r="5080" b="50165"/>
                <wp:wrapNone/>
                <wp:docPr id="245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509520" cy="2038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A2F1" id="Line 66" o:spid="_x0000_s1026" style="position:absolute;flip:x;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25pt,63.25pt" to="371.85pt,7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" strokecolor="red">
                <v:stroke endarrow="block"/>
                <o:lock v:ext="edit" shapetype="f"/>
              </v:line>
            </w:pict>
          </mc:Fallback>
        </mc:AlternateContent>
      </w:r>
      <w:r>
        <w:rPr>
          <w:noProof/>
        </w:rPr>
        <mc:AlternateContent>
          <mc:Choice Requires="wps">
            <w:drawing>
              <wp:anchor distT="0" distB="0" distL="114300" distR="114300" simplePos="0" relativeHeight="251395584" behindDoc="0" locked="0" layoutInCell="1" allowOverlap="1" wp14:anchorId="1C3760A9" wp14:editId="1383ED51">
                <wp:simplePos x="0" y="0"/>
                <wp:positionH relativeFrom="column">
                  <wp:posOffset>2230755</wp:posOffset>
                </wp:positionH>
                <wp:positionV relativeFrom="paragraph">
                  <wp:posOffset>808990</wp:posOffset>
                </wp:positionV>
                <wp:extent cx="2518410" cy="1092200"/>
                <wp:effectExtent l="25400" t="0" r="0" b="25400"/>
                <wp:wrapNone/>
                <wp:docPr id="245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518410" cy="10922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31A11" id="Line 63" o:spid="_x0000_s1026" style="position:absolute;flip:x;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65pt,63.7pt" to="373.95pt,14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" strokecolor="blue">
                <v:stroke endarrow="block"/>
                <o:lock v:ext="edit" shapetype="f"/>
              </v:line>
            </w:pict>
          </mc:Fallback>
        </mc:AlternateContent>
      </w:r>
      <w:r>
        <w:rPr>
          <w:noProof/>
        </w:rPr>
        <mc:AlternateContent>
          <mc:Choice Requires="wps">
            <w:drawing>
              <wp:anchor distT="0" distB="0" distL="114300" distR="114300" simplePos="0" relativeHeight="251401728" behindDoc="0" locked="0" layoutInCell="1" allowOverlap="1" wp14:anchorId="4733FF90" wp14:editId="30E00790">
                <wp:simplePos x="0" y="0"/>
                <wp:positionH relativeFrom="column">
                  <wp:posOffset>4775835</wp:posOffset>
                </wp:positionH>
                <wp:positionV relativeFrom="paragraph">
                  <wp:posOffset>3453130</wp:posOffset>
                </wp:positionV>
                <wp:extent cx="838200" cy="126365"/>
                <wp:effectExtent l="0" t="0" r="0" b="1270"/>
                <wp:wrapNone/>
                <wp:docPr id="245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0" cy="126365"/>
                        </a:xfrm>
                        <a:prstGeom prst="rect">
                          <a:avLst/>
                        </a:prstGeom>
                        <a:solidFill>
                          <a:srgbClr val="FFFFFF"/>
                        </a:solidFill>
                        <a:ln w="9525">
                          <a:solidFill>
                            <a:srgbClr val="FF0000"/>
                          </a:solidFill>
                          <a:miter lim="800000"/>
                          <a:headEnd/>
                          <a:tailEnd/>
                        </a:ln>
                      </wps:spPr>
                      <wps:txbx>
                        <w:txbxContent>
                          <w:p w14:paraId="13ED59CA" w14:textId="77777777" w:rsidR="004B179B" w:rsidRDefault="004B179B">
                            <w:pPr>
                              <w:rPr>
                                <w:color w:val="FF0000"/>
                                <w:sz w:val="16"/>
                              </w:rPr>
                            </w:pPr>
                            <w:r>
                              <w:rPr>
                                <w:color w:val="FF0000"/>
                                <w:sz w:val="16"/>
                              </w:rPr>
                              <w:t>Empty Square</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733FF90" id="_x0000_t202" coordsize="21600,21600" o:spt="202" path="m,l,21600r21600,l21600,xe">
                <v:stroke joinstyle="miter"/>
                <v:path gradientshapeok="t" o:connecttype="rect"/>
              </v:shapetype>
              <v:shape id="Text Box 70" o:spid="_x0000_s1026" type="#_x0000_t202" style="position:absolute;margin-left:376.05pt;margin-top:271.9pt;width:66pt;height:9.95pt;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" strokecolor="red">
                <v:path arrowok="t"/>
                <v:textbox style="mso-fit-shape-to-text:t" inset=",0,,0">
                  <w:txbxContent>
                    <w:p w14:paraId="13ED59CA" w14:textId="77777777" w:rsidR="004B179B" w:rsidRDefault="004B179B">
                      <w:pPr>
                        <w:rPr>
                          <w:color w:val="FF0000"/>
                          <w:sz w:val="16"/>
                        </w:rPr>
                      </w:pPr>
                      <w:r>
                        <w:rPr>
                          <w:color w:val="FF0000"/>
                          <w:sz w:val="16"/>
                        </w:rPr>
                        <w:t>Empty Square</w:t>
                      </w:r>
                    </w:p>
                  </w:txbxContent>
                </v:textbox>
              </v:shape>
            </w:pict>
          </mc:Fallback>
        </mc:AlternateContent>
      </w:r>
      <w:r>
        <w:rPr>
          <w:noProof/>
        </w:rPr>
        <mc:AlternateContent>
          <mc:Choice Requires="wps">
            <w:drawing>
              <wp:anchor distT="0" distB="0" distL="114300" distR="114300" simplePos="0" relativeHeight="251406848" behindDoc="0" locked="0" layoutInCell="1" allowOverlap="1" wp14:anchorId="1D8EE765" wp14:editId="0E4FDD7E">
                <wp:simplePos x="0" y="0"/>
                <wp:positionH relativeFrom="column">
                  <wp:posOffset>3251835</wp:posOffset>
                </wp:positionH>
                <wp:positionV relativeFrom="paragraph">
                  <wp:posOffset>2757805</wp:posOffset>
                </wp:positionV>
                <wp:extent cx="1539240" cy="285750"/>
                <wp:effectExtent l="0" t="50800" r="0" b="6350"/>
                <wp:wrapNone/>
                <wp:docPr id="245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539240" cy="2857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3AF34" id="Line 75" o:spid="_x0000_s1026" style="position:absolute;flip:x y;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217.15pt" to="377.25pt,2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" strokecolor="red">
                <v:stroke endarrow="block"/>
                <o:lock v:ext="edit" shapetype="f"/>
              </v:line>
            </w:pict>
          </mc:Fallback>
        </mc:AlternateContent>
      </w:r>
      <w:r>
        <w:rPr>
          <w:noProof/>
        </w:rPr>
        <mc:AlternateContent>
          <mc:Choice Requires="wps">
            <w:drawing>
              <wp:anchor distT="0" distB="0" distL="114300" distR="114300" simplePos="0" relativeHeight="251403776" behindDoc="0" locked="0" layoutInCell="1" allowOverlap="1" wp14:anchorId="28F0EF69" wp14:editId="3E1D514F">
                <wp:simplePos x="0" y="0"/>
                <wp:positionH relativeFrom="column">
                  <wp:posOffset>4789170</wp:posOffset>
                </wp:positionH>
                <wp:positionV relativeFrom="paragraph">
                  <wp:posOffset>2966085</wp:posOffset>
                </wp:positionV>
                <wp:extent cx="352425" cy="126365"/>
                <wp:effectExtent l="0" t="0" r="3175" b="1270"/>
                <wp:wrapNone/>
                <wp:docPr id="244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2425" cy="126365"/>
                        </a:xfrm>
                        <a:prstGeom prst="rect">
                          <a:avLst/>
                        </a:prstGeom>
                        <a:solidFill>
                          <a:srgbClr val="FFFFFF"/>
                        </a:solidFill>
                        <a:ln w="9525">
                          <a:solidFill>
                            <a:srgbClr val="FF0000"/>
                          </a:solidFill>
                          <a:miter lim="800000"/>
                          <a:headEnd/>
                          <a:tailEnd/>
                        </a:ln>
                      </wps:spPr>
                      <wps:txbx>
                        <w:txbxContent>
                          <w:p w14:paraId="24198688" w14:textId="77777777" w:rsidR="004B179B" w:rsidRDefault="004B179B">
                            <w:pPr>
                              <w:rPr>
                                <w:color w:val="FF0000"/>
                                <w:sz w:val="16"/>
                              </w:rPr>
                            </w:pPr>
                            <w:r>
                              <w:rPr>
                                <w:color w:val="FF0000"/>
                                <w:sz w:val="16"/>
                              </w:rPr>
                              <w:t>Walls</w:t>
                            </w:r>
                          </w:p>
                        </w:txbxContent>
                      </wps:txbx>
                      <wps:bodyPr rot="0" vert="horz" wrap="square" lIns="45720" tIns="0" rIns="4572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F0EF69" id="Text Box 72" o:spid="_x0000_s1027" type="#_x0000_t202" style="position:absolute;margin-left:377.1pt;margin-top:233.55pt;width:27.75pt;height:9.95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" strokecolor="red">
                <v:path arrowok="t"/>
                <v:textbox style="mso-fit-shape-to-text:t" inset="3.6pt,0,3.6pt,0">
                  <w:txbxContent>
                    <w:p w14:paraId="24198688" w14:textId="77777777" w:rsidR="004B179B" w:rsidRDefault="004B179B">
                      <w:pPr>
                        <w:rPr>
                          <w:color w:val="FF0000"/>
                          <w:sz w:val="16"/>
                        </w:rPr>
                      </w:pPr>
                      <w:r>
                        <w:rPr>
                          <w:color w:val="FF0000"/>
                          <w:sz w:val="16"/>
                        </w:rPr>
                        <w:t>Walls</w:t>
                      </w:r>
                    </w:p>
                  </w:txbxContent>
                </v:textbox>
              </v:shape>
            </w:pict>
          </mc:Fallback>
        </mc:AlternateContent>
      </w:r>
      <w:r>
        <w:rPr>
          <w:noProof/>
        </w:rPr>
        <mc:AlternateContent>
          <mc:Choice Requires="wps">
            <w:drawing>
              <wp:anchor distT="0" distB="0" distL="114300" distR="114300" simplePos="0" relativeHeight="251402752" behindDoc="0" locked="0" layoutInCell="1" allowOverlap="1" wp14:anchorId="05C50617" wp14:editId="72875148">
                <wp:simplePos x="0" y="0"/>
                <wp:positionH relativeFrom="column">
                  <wp:posOffset>3099435</wp:posOffset>
                </wp:positionH>
                <wp:positionV relativeFrom="paragraph">
                  <wp:posOffset>3519805</wp:posOffset>
                </wp:positionV>
                <wp:extent cx="1645920" cy="0"/>
                <wp:effectExtent l="0" t="50800" r="0" b="63500"/>
                <wp:wrapNone/>
                <wp:docPr id="244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4592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58337" id="Line 71" o:spid="_x0000_s1026" style="position:absolute;flip:x y;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05pt,277.15pt" to="373.65pt,27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888128" behindDoc="0" locked="0" layoutInCell="1" allowOverlap="1" wp14:anchorId="4C462873" wp14:editId="3A8A8FD5">
                <wp:simplePos x="0" y="0"/>
                <wp:positionH relativeFrom="column">
                  <wp:posOffset>4737735</wp:posOffset>
                </wp:positionH>
                <wp:positionV relativeFrom="paragraph">
                  <wp:posOffset>742315</wp:posOffset>
                </wp:positionV>
                <wp:extent cx="548640" cy="126365"/>
                <wp:effectExtent l="0" t="0" r="0" b="1270"/>
                <wp:wrapNone/>
                <wp:docPr id="2447" name="Text Box 1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 cy="126365"/>
                        </a:xfrm>
                        <a:prstGeom prst="rect">
                          <a:avLst/>
                        </a:prstGeom>
                        <a:solidFill>
                          <a:srgbClr val="FFFFFF"/>
                        </a:solidFill>
                        <a:ln w="9525">
                          <a:solidFill>
                            <a:srgbClr val="FF0000"/>
                          </a:solidFill>
                          <a:miter lim="800000"/>
                          <a:headEnd/>
                          <a:tailEnd/>
                        </a:ln>
                      </wps:spPr>
                      <wps:txbx>
                        <w:txbxContent>
                          <w:p w14:paraId="0D089CE7" w14:textId="77777777" w:rsidR="00382232" w:rsidRDefault="00382232" w:rsidP="00382232">
                            <w:pPr>
                              <w:rPr>
                                <w:color w:val="FF0000"/>
                                <w:sz w:val="16"/>
                              </w:rPr>
                            </w:pPr>
                            <w:r>
                              <w:rPr>
                                <w:color w:val="FF0000"/>
                                <w:sz w:val="16"/>
                              </w:rPr>
                              <w:t>Eaters</w:t>
                            </w:r>
                          </w:p>
                        </w:txbxContent>
                      </wps:txbx>
                      <wps:bodyPr rot="0" vert="horz" wrap="square" lIns="45720" tIns="0" rIns="4572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462873" id="Text Box 1794" o:spid="_x0000_s1028" type="#_x0000_t202" style="position:absolute;margin-left:373.05pt;margin-top:58.45pt;width:43.2pt;height:9.9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" strokecolor="red">
                <v:path arrowok="t"/>
                <v:textbox style="mso-fit-shape-to-text:t" inset="3.6pt,0,3.6pt,0">
                  <w:txbxContent>
                    <w:p w14:paraId="0D089CE7" w14:textId="77777777" w:rsidR="00382232" w:rsidRDefault="00382232" w:rsidP="00382232">
                      <w:pPr>
                        <w:rPr>
                          <w:color w:val="FF0000"/>
                          <w:sz w:val="16"/>
                        </w:rPr>
                      </w:pPr>
                      <w:r>
                        <w:rPr>
                          <w:color w:val="FF0000"/>
                          <w:sz w:val="16"/>
                        </w:rPr>
                        <w:t>Eaters</w:t>
                      </w:r>
                    </w:p>
                  </w:txbxContent>
                </v:textbox>
              </v:shape>
            </w:pict>
          </mc:Fallback>
        </mc:AlternateContent>
      </w:r>
      <w:r>
        <w:rPr>
          <w:noProof/>
        </w:rPr>
        <mc:AlternateContent>
          <mc:Choice Requires="wps">
            <w:drawing>
              <wp:anchor distT="0" distB="0" distL="114300" distR="114300" simplePos="0" relativeHeight="251396608" behindDoc="0" locked="0" layoutInCell="1" allowOverlap="1" wp14:anchorId="70BC9FDD" wp14:editId="0F4DD80D">
                <wp:simplePos x="0" y="0"/>
                <wp:positionH relativeFrom="column">
                  <wp:posOffset>4737735</wp:posOffset>
                </wp:positionH>
                <wp:positionV relativeFrom="paragraph">
                  <wp:posOffset>1998980</wp:posOffset>
                </wp:positionV>
                <wp:extent cx="548640" cy="133985"/>
                <wp:effectExtent l="0" t="0" r="0" b="5715"/>
                <wp:wrapNone/>
                <wp:docPr id="244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 cy="133985"/>
                        </a:xfrm>
                        <a:prstGeom prst="rect">
                          <a:avLst/>
                        </a:prstGeom>
                        <a:solidFill>
                          <a:srgbClr val="FFFFFF"/>
                        </a:solidFill>
                        <a:ln w="9525">
                          <a:solidFill>
                            <a:srgbClr val="FF0000"/>
                          </a:solidFill>
                          <a:miter lim="800000"/>
                          <a:headEnd/>
                          <a:tailEnd/>
                        </a:ln>
                      </wps:spPr>
                      <wps:txbx>
                        <w:txbxContent>
                          <w:p w14:paraId="7A9A675D" w14:textId="77777777" w:rsidR="004B179B" w:rsidRDefault="004B179B">
                            <w:pPr>
                              <w:rPr>
                                <w:color w:val="FF0000"/>
                                <w:sz w:val="16"/>
                              </w:rPr>
                            </w:pPr>
                            <w:r>
                              <w:rPr>
                                <w:color w:val="FF0000"/>
                                <w:sz w:val="16"/>
                              </w:rPr>
                              <w:t>Eaters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C9FDD" id="Text Box 64" o:spid="_x0000_s1029" type="#_x0000_t202" style="position:absolute;margin-left:373.05pt;margin-top:157.4pt;width:43.2pt;height:10.55p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" strokecolor="red">
                <v:path arrowok="t"/>
                <v:textbox inset="3.6pt,0,3.6pt,0">
                  <w:txbxContent>
                    <w:p w14:paraId="7A9A675D" w14:textId="77777777" w:rsidR="004B179B" w:rsidRDefault="004B179B">
                      <w:pPr>
                        <w:rPr>
                          <w:color w:val="FF0000"/>
                          <w:sz w:val="16"/>
                        </w:rPr>
                      </w:pPr>
                      <w:r>
                        <w:rPr>
                          <w:color w:val="FF0000"/>
                          <w:sz w:val="16"/>
                        </w:rPr>
                        <w:t>Eaters</w:t>
                      </w:r>
                    </w:p>
                  </w:txbxContent>
                </v:textbox>
              </v:shape>
            </w:pict>
          </mc:Fallback>
        </mc:AlternateContent>
      </w:r>
      <w:r>
        <w:rPr>
          <w:noProof/>
        </w:rPr>
        <mc:AlternateContent>
          <mc:Choice Requires="wps">
            <w:drawing>
              <wp:anchor distT="0" distB="0" distL="114300" distR="114300" simplePos="0" relativeHeight="251408896" behindDoc="0" locked="0" layoutInCell="1" allowOverlap="1" wp14:anchorId="38661A74" wp14:editId="4011A2AA">
                <wp:simplePos x="0" y="0"/>
                <wp:positionH relativeFrom="column">
                  <wp:posOffset>4737735</wp:posOffset>
                </wp:positionH>
                <wp:positionV relativeFrom="paragraph">
                  <wp:posOffset>1654175</wp:posOffset>
                </wp:positionV>
                <wp:extent cx="1257300" cy="126365"/>
                <wp:effectExtent l="0" t="0" r="0" b="1270"/>
                <wp:wrapNone/>
                <wp:docPr id="244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7300" cy="126365"/>
                        </a:xfrm>
                        <a:prstGeom prst="rect">
                          <a:avLst/>
                        </a:prstGeom>
                        <a:solidFill>
                          <a:srgbClr val="FFFFFF"/>
                        </a:solidFill>
                        <a:ln w="9525">
                          <a:solidFill>
                            <a:srgbClr val="FF0000"/>
                          </a:solidFill>
                          <a:miter lim="800000"/>
                          <a:headEnd/>
                          <a:tailEnd/>
                        </a:ln>
                      </wps:spPr>
                      <wps:txbx>
                        <w:txbxContent>
                          <w:p w14:paraId="0E9193FD" w14:textId="77777777" w:rsidR="004B179B" w:rsidRDefault="004B179B">
                            <w:pPr>
                              <w:rPr>
                                <w:color w:val="FF0000"/>
                                <w:sz w:val="16"/>
                              </w:rPr>
                            </w:pPr>
                            <w:r>
                              <w:rPr>
                                <w:color w:val="FF0000"/>
                                <w:sz w:val="16"/>
                              </w:rPr>
                              <w:t>Bonus Food Pellets</w:t>
                            </w:r>
                            <w:r w:rsidR="00382232">
                              <w:rPr>
                                <w:color w:val="FF0000"/>
                                <w:sz w:val="16"/>
                              </w:rPr>
                              <w:t xml:space="preserve"> (red)</w:t>
                            </w:r>
                          </w:p>
                        </w:txbxContent>
                      </wps:txbx>
                      <wps:bodyPr rot="0" vert="horz" wrap="square" lIns="45720" tIns="0" rIns="4572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661A74" id="Text Box 77" o:spid="_x0000_s1030" type="#_x0000_t202" style="position:absolute;margin-left:373.05pt;margin-top:130.25pt;width:99pt;height:9.95p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" strokecolor="red">
                <v:path arrowok="t"/>
                <v:textbox style="mso-fit-shape-to-text:t" inset="3.6pt,0,3.6pt,0">
                  <w:txbxContent>
                    <w:p w14:paraId="0E9193FD" w14:textId="77777777" w:rsidR="004B179B" w:rsidRDefault="004B179B">
                      <w:pPr>
                        <w:rPr>
                          <w:color w:val="FF0000"/>
                          <w:sz w:val="16"/>
                        </w:rPr>
                      </w:pPr>
                      <w:r>
                        <w:rPr>
                          <w:color w:val="FF0000"/>
                          <w:sz w:val="16"/>
                        </w:rPr>
                        <w:t>Bonus Food Pellets</w:t>
                      </w:r>
                      <w:r w:rsidR="00382232">
                        <w:rPr>
                          <w:color w:val="FF0000"/>
                          <w:sz w:val="16"/>
                        </w:rPr>
                        <w:t xml:space="preserve"> (red)</w:t>
                      </w:r>
                    </w:p>
                  </w:txbxContent>
                </v:textbox>
              </v:shape>
            </w:pict>
          </mc:Fallback>
        </mc:AlternateContent>
      </w:r>
      <w:r>
        <w:rPr>
          <w:noProof/>
        </w:rPr>
        <mc:AlternateContent>
          <mc:Choice Requires="wps">
            <w:drawing>
              <wp:anchor distT="0" distB="0" distL="114300" distR="114300" simplePos="0" relativeHeight="251399680" behindDoc="0" locked="0" layoutInCell="1" allowOverlap="1" wp14:anchorId="7F9A3B61" wp14:editId="5AE50075">
                <wp:simplePos x="0" y="0"/>
                <wp:positionH relativeFrom="column">
                  <wp:posOffset>2908935</wp:posOffset>
                </wp:positionH>
                <wp:positionV relativeFrom="paragraph">
                  <wp:posOffset>1609090</wp:posOffset>
                </wp:positionV>
                <wp:extent cx="1794510" cy="107315"/>
                <wp:effectExtent l="0" t="50800" r="0" b="6985"/>
                <wp:wrapNone/>
                <wp:docPr id="244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794510" cy="10731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A98AB" id="Line 67" o:spid="_x0000_s1026" style="position:absolute;flip:x y;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05pt,126.7pt" to="370.35pt,1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" strokecolor="red">
                <v:stroke endarrow="block"/>
                <o:lock v:ext="edit" shapetype="f"/>
              </v:line>
            </w:pict>
          </mc:Fallback>
        </mc:AlternateContent>
      </w:r>
      <w:r>
        <w:rPr>
          <w:noProof/>
        </w:rPr>
        <mc:AlternateContent>
          <mc:Choice Requires="wps">
            <w:drawing>
              <wp:anchor distT="0" distB="0" distL="114300" distR="114300" simplePos="0" relativeHeight="251400704" behindDoc="0" locked="0" layoutInCell="1" allowOverlap="1" wp14:anchorId="1E4F6AE3" wp14:editId="67C44CE5">
                <wp:simplePos x="0" y="0"/>
                <wp:positionH relativeFrom="column">
                  <wp:posOffset>3108960</wp:posOffset>
                </wp:positionH>
                <wp:positionV relativeFrom="paragraph">
                  <wp:posOffset>1209040</wp:posOffset>
                </wp:positionV>
                <wp:extent cx="1600200" cy="114300"/>
                <wp:effectExtent l="0" t="50800" r="0" b="0"/>
                <wp:wrapNone/>
                <wp:docPr id="244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114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A5CC9" id="Line 69" o:spid="_x0000_s1026" style="position:absolute;flip:x y;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95.2pt" to="370.8pt,10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" strokecolor="red">
                <v:stroke endarrow="block"/>
                <o:lock v:ext="edit" shapetype="f"/>
              </v:line>
            </w:pict>
          </mc:Fallback>
        </mc:AlternateContent>
      </w:r>
      <w:r>
        <w:rPr>
          <w:noProof/>
        </w:rPr>
        <mc:AlternateContent>
          <mc:Choice Requires="wps">
            <w:drawing>
              <wp:anchor distT="0" distB="0" distL="114300" distR="114300" simplePos="0" relativeHeight="251405824" behindDoc="0" locked="0" layoutInCell="1" allowOverlap="1" wp14:anchorId="70C6E380" wp14:editId="19129E70">
                <wp:simplePos x="0" y="0"/>
                <wp:positionH relativeFrom="column">
                  <wp:posOffset>3108960</wp:posOffset>
                </wp:positionH>
                <wp:positionV relativeFrom="paragraph">
                  <wp:posOffset>1323340</wp:posOffset>
                </wp:positionV>
                <wp:extent cx="1600200" cy="228600"/>
                <wp:effectExtent l="25400" t="0" r="0" b="50800"/>
                <wp:wrapNone/>
                <wp:docPr id="244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002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81E04" id="Line 74" o:spid="_x0000_s1026" style="position:absolute;flip:x;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04.2pt" to="370.8pt,12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393536" behindDoc="0" locked="0" layoutInCell="1" allowOverlap="1" wp14:anchorId="7A54E89B" wp14:editId="266C6BCF">
                <wp:simplePos x="0" y="0"/>
                <wp:positionH relativeFrom="column">
                  <wp:posOffset>4737735</wp:posOffset>
                </wp:positionH>
                <wp:positionV relativeFrom="paragraph">
                  <wp:posOffset>1247140</wp:posOffset>
                </wp:positionV>
                <wp:extent cx="1485900" cy="126365"/>
                <wp:effectExtent l="0" t="0" r="0" b="1270"/>
                <wp:wrapNone/>
                <wp:docPr id="24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126365"/>
                        </a:xfrm>
                        <a:prstGeom prst="rect">
                          <a:avLst/>
                        </a:prstGeom>
                        <a:solidFill>
                          <a:srgbClr val="FFFFFF"/>
                        </a:solidFill>
                        <a:ln w="9525">
                          <a:solidFill>
                            <a:srgbClr val="FF0000"/>
                          </a:solidFill>
                          <a:miter lim="800000"/>
                          <a:headEnd/>
                          <a:tailEnd/>
                        </a:ln>
                      </wps:spPr>
                      <wps:txbx>
                        <w:txbxContent>
                          <w:p w14:paraId="17103699" w14:textId="77777777" w:rsidR="004B179B" w:rsidRDefault="004B179B">
                            <w:pPr>
                              <w:rPr>
                                <w:color w:val="FF0000"/>
                                <w:sz w:val="16"/>
                              </w:rPr>
                            </w:pPr>
                            <w:r>
                              <w:rPr>
                                <w:color w:val="FF0000"/>
                                <w:sz w:val="16"/>
                              </w:rPr>
                              <w:t>Normal Food Pellets</w:t>
                            </w:r>
                            <w:r w:rsidR="00382232">
                              <w:rPr>
                                <w:color w:val="FF0000"/>
                                <w:sz w:val="16"/>
                              </w:rPr>
                              <w:t xml:space="preserve"> </w:t>
                            </w:r>
                            <w:r w:rsidR="00382232" w:rsidRPr="00382232">
                              <w:rPr>
                                <w:color w:val="0000FF"/>
                                <w:sz w:val="16"/>
                                <w:szCs w:val="16"/>
                              </w:rPr>
                              <w:t>(blue)</w:t>
                            </w:r>
                          </w:p>
                        </w:txbxContent>
                      </wps:txbx>
                      <wps:bodyPr rot="0" vert="horz" wrap="square" lIns="45720" tIns="0" rIns="4572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54E89B" id="Text Box 61" o:spid="_x0000_s1031" type="#_x0000_t202" style="position:absolute;margin-left:373.05pt;margin-top:98.2pt;width:117pt;height:9.95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" strokecolor="red">
                <v:path arrowok="t"/>
                <v:textbox style="mso-fit-shape-to-text:t" inset="3.6pt,0,3.6pt,0">
                  <w:txbxContent>
                    <w:p w14:paraId="17103699" w14:textId="77777777" w:rsidR="004B179B" w:rsidRDefault="004B179B">
                      <w:pPr>
                        <w:rPr>
                          <w:color w:val="FF0000"/>
                          <w:sz w:val="16"/>
                        </w:rPr>
                      </w:pPr>
                      <w:r>
                        <w:rPr>
                          <w:color w:val="FF0000"/>
                          <w:sz w:val="16"/>
                        </w:rPr>
                        <w:t>Normal Food Pellets</w:t>
                      </w:r>
                      <w:r w:rsidR="00382232">
                        <w:rPr>
                          <w:color w:val="FF0000"/>
                          <w:sz w:val="16"/>
                        </w:rPr>
                        <w:t xml:space="preserve"> </w:t>
                      </w:r>
                      <w:r w:rsidR="00382232" w:rsidRPr="00382232">
                        <w:rPr>
                          <w:color w:val="0000FF"/>
                          <w:sz w:val="16"/>
                          <w:szCs w:val="16"/>
                        </w:rPr>
                        <w:t>(blue)</w:t>
                      </w:r>
                    </w:p>
                  </w:txbxContent>
                </v:textbox>
              </v:shape>
            </w:pict>
          </mc:Fallback>
        </mc:AlternateContent>
      </w:r>
      <w:r>
        <w:rPr>
          <w:noProof/>
        </w:rPr>
        <mc:AlternateContent>
          <mc:Choice Requires="wps">
            <w:drawing>
              <wp:anchor distT="0" distB="0" distL="114300" distR="114300" simplePos="0" relativeHeight="251772416" behindDoc="0" locked="0" layoutInCell="1" allowOverlap="1" wp14:anchorId="2870B473" wp14:editId="06C767DD">
                <wp:simplePos x="0" y="0"/>
                <wp:positionH relativeFrom="column">
                  <wp:posOffset>3594735</wp:posOffset>
                </wp:positionH>
                <wp:positionV relativeFrom="paragraph">
                  <wp:posOffset>123190</wp:posOffset>
                </wp:positionV>
                <wp:extent cx="281940" cy="243840"/>
                <wp:effectExtent l="0" t="0" r="0" b="0"/>
                <wp:wrapNone/>
                <wp:docPr id="2440" name="Text 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19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6F872" w14:textId="77777777" w:rsidR="004B179B" w:rsidRDefault="004B179B">
                            <w:pPr>
                              <w:rPr>
                                <w:b/>
                                <w:bCs/>
                                <w:sz w:val="28"/>
                              </w:rPr>
                            </w:pPr>
                            <w:r>
                              <w:rPr>
                                <w:b/>
                                <w:bCs/>
                                <w:sz w:val="28"/>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0B473" id="Text Box 1179" o:spid="_x0000_s1032" type="#_x0000_t202" style="position:absolute;margin-left:283.05pt;margin-top:9.7pt;width:22.2pt;height:19.2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" filled="f" stroked="f">
                <v:path arrowok="t"/>
                <v:textbox>
                  <w:txbxContent>
                    <w:p w14:paraId="1D56F872" w14:textId="77777777" w:rsidR="004B179B" w:rsidRDefault="004B179B">
                      <w:pPr>
                        <w:rPr>
                          <w:b/>
                          <w:bCs/>
                          <w:sz w:val="28"/>
                        </w:rPr>
                      </w:pPr>
                      <w:r>
                        <w:rPr>
                          <w:b/>
                          <w:bCs/>
                          <w:sz w:val="28"/>
                        </w:rPr>
                        <w:t>N</w:t>
                      </w:r>
                    </w:p>
                  </w:txbxContent>
                </v:textbox>
              </v:shape>
            </w:pict>
          </mc:Fallback>
        </mc:AlternateContent>
      </w:r>
      <w:r>
        <w:rPr>
          <w:noProof/>
        </w:rPr>
        <mc:AlternateContent>
          <mc:Choice Requires="wps">
            <w:drawing>
              <wp:anchor distT="0" distB="0" distL="114300" distR="114300" simplePos="0" relativeHeight="251771392" behindDoc="0" locked="0" layoutInCell="1" allowOverlap="1" wp14:anchorId="2AE832B9" wp14:editId="28EEA7D8">
                <wp:simplePos x="0" y="0"/>
                <wp:positionH relativeFrom="column">
                  <wp:posOffset>3594735</wp:posOffset>
                </wp:positionH>
                <wp:positionV relativeFrom="paragraph">
                  <wp:posOffset>237490</wp:posOffset>
                </wp:positionV>
                <wp:extent cx="0" cy="388620"/>
                <wp:effectExtent l="63500" t="25400" r="25400" b="5080"/>
                <wp:wrapNone/>
                <wp:docPr id="2439"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388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6063E" id="Line 1178"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8.7pt" to="283.05pt,4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">
                <v:stroke endarrow="block"/>
                <o:lock v:ext="edit" shapetype="f"/>
              </v:line>
            </w:pict>
          </mc:Fallback>
        </mc:AlternateContent>
      </w:r>
    </w:p>
    <w:p w14:paraId="6A401919" w14:textId="77777777" w:rsidR="002F31B1" w:rsidRDefault="007B3A13">
      <w:pPr>
        <w:pStyle w:val="Header"/>
        <w:tabs>
          <w:tab w:val="clear" w:pos="4320"/>
          <w:tab w:val="clear" w:pos="8640"/>
        </w:tabs>
      </w:pPr>
      <w:r>
        <w:rPr>
          <w:noProof/>
        </w:rPr>
        <mc:AlternateContent>
          <mc:Choice Requires="wps">
            <w:drawing>
              <wp:anchor distT="0" distB="0" distL="114300" distR="114300" simplePos="0" relativeHeight="251392512" behindDoc="0" locked="0" layoutInCell="1" allowOverlap="1" wp14:anchorId="66A9CBA1" wp14:editId="1AF5C83E">
                <wp:simplePos x="0" y="0"/>
                <wp:positionH relativeFrom="column">
                  <wp:posOffset>2400935</wp:posOffset>
                </wp:positionH>
                <wp:positionV relativeFrom="paragraph">
                  <wp:posOffset>2894330</wp:posOffset>
                </wp:positionV>
                <wp:extent cx="2371090" cy="6985"/>
                <wp:effectExtent l="12700" t="50800" r="0" b="56515"/>
                <wp:wrapNone/>
                <wp:docPr id="243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71090" cy="69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CDF96" id="Line 60" o:spid="_x0000_s1026" style="position:absolute;flip:x;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05pt,227.9pt" to="375.75pt,22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" strokecolor="red">
                <v:stroke endarrow="block"/>
                <o:lock v:ext="edit" shapetype="f"/>
              </v:line>
            </w:pict>
          </mc:Fallback>
        </mc:AlternateContent>
      </w:r>
      <w:r>
        <w:rPr>
          <w:noProof/>
        </w:rPr>
        <mc:AlternateContent>
          <mc:Choice Requires="wps">
            <w:drawing>
              <wp:anchor distT="0" distB="0" distL="114300" distR="114300" simplePos="0" relativeHeight="251404800" behindDoc="0" locked="0" layoutInCell="1" allowOverlap="1" wp14:anchorId="620FA373" wp14:editId="0CFE6413">
                <wp:simplePos x="0" y="0"/>
                <wp:positionH relativeFrom="column">
                  <wp:posOffset>1638935</wp:posOffset>
                </wp:positionH>
                <wp:positionV relativeFrom="paragraph">
                  <wp:posOffset>2897505</wp:posOffset>
                </wp:positionV>
                <wp:extent cx="3142615" cy="275590"/>
                <wp:effectExtent l="12700" t="0" r="0" b="54610"/>
                <wp:wrapNone/>
                <wp:docPr id="243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42615" cy="27559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A9889" id="Line 73" o:spid="_x0000_s1026" style="position:absolute;flip:x;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228.15pt" to="376.5pt,24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" strokecolor="red">
                <v:stroke endarrow="block"/>
                <o:lock v:ext="edit" shapetype="f"/>
              </v:line>
            </w:pict>
          </mc:Fallback>
        </mc:AlternateContent>
      </w:r>
      <w:r>
        <w:rPr>
          <w:noProof/>
        </w:rPr>
        <mc:AlternateContent>
          <mc:Choice Requires="wps">
            <w:drawing>
              <wp:anchor distT="0" distB="0" distL="114300" distR="114300" simplePos="0" relativeHeight="251889152" behindDoc="0" locked="0" layoutInCell="1" allowOverlap="1" wp14:anchorId="1651D298" wp14:editId="5C08D2B4">
                <wp:simplePos x="0" y="0"/>
                <wp:positionH relativeFrom="column">
                  <wp:posOffset>1108075</wp:posOffset>
                </wp:positionH>
                <wp:positionV relativeFrom="paragraph">
                  <wp:posOffset>1920240</wp:posOffset>
                </wp:positionV>
                <wp:extent cx="3614420" cy="650875"/>
                <wp:effectExtent l="12700" t="0" r="5080" b="47625"/>
                <wp:wrapNone/>
                <wp:docPr id="2436" name="Line 1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4420" cy="650875"/>
                        </a:xfrm>
                        <a:prstGeom prst="line">
                          <a:avLst/>
                        </a:prstGeom>
                        <a:noFill/>
                        <a:ln w="9525">
                          <a:solidFill>
                            <a:srgbClr val="FFFF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84176" id="Line 1795" o:spid="_x0000_s1026" style="position:absolute;flip:x;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5pt,151.2pt" to="371.85pt,20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" strokecolor="yellow">
                <v:stroke endarrow="block"/>
                <o:lock v:ext="edit" shapetype="f"/>
              </v:line>
            </w:pict>
          </mc:Fallback>
        </mc:AlternateContent>
      </w:r>
      <w:r>
        <w:rPr>
          <w:noProof/>
        </w:rPr>
        <mc:AlternateContent>
          <mc:Choice Requires="wps">
            <w:drawing>
              <wp:anchor distT="0" distB="0" distL="114300" distR="114300" simplePos="0" relativeHeight="251397632" behindDoc="0" locked="0" layoutInCell="1" allowOverlap="1" wp14:anchorId="59883A27" wp14:editId="5A2BC02F">
                <wp:simplePos x="0" y="0"/>
                <wp:positionH relativeFrom="column">
                  <wp:posOffset>1087755</wp:posOffset>
                </wp:positionH>
                <wp:positionV relativeFrom="paragraph">
                  <wp:posOffset>1925955</wp:posOffset>
                </wp:positionV>
                <wp:extent cx="3649980" cy="1351280"/>
                <wp:effectExtent l="25400" t="0" r="7620" b="33020"/>
                <wp:wrapNone/>
                <wp:docPr id="243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49980" cy="1351280"/>
                        </a:xfrm>
                        <a:prstGeom prst="line">
                          <a:avLst/>
                        </a:prstGeom>
                        <a:noFill/>
                        <a:ln w="9525">
                          <a:solidFill>
                            <a:srgbClr val="80008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48725" id="Line 65" o:spid="_x0000_s1026" style="position:absolute;flip:x;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65pt,151.65pt" to="373.05pt,25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" strokecolor="purple">
                <v:stroke endarrow="block"/>
                <o:lock v:ext="edit" shapetype="f"/>
              </v:line>
            </w:pict>
          </mc:Fallback>
        </mc:AlternateContent>
      </w:r>
      <w:r>
        <w:rPr>
          <w:noProof/>
        </w:rPr>
        <w:drawing>
          <wp:anchor distT="0" distB="0" distL="114300" distR="114300" simplePos="0" relativeHeight="251391488" behindDoc="0" locked="0" layoutInCell="1" allowOverlap="1" wp14:anchorId="5B78B8FE" wp14:editId="415DD405">
            <wp:simplePos x="0" y="0"/>
            <wp:positionH relativeFrom="column">
              <wp:posOffset>0</wp:posOffset>
            </wp:positionH>
            <wp:positionV relativeFrom="paragraph">
              <wp:posOffset>0</wp:posOffset>
            </wp:positionV>
            <wp:extent cx="3400425" cy="3733800"/>
            <wp:effectExtent l="0" t="0" r="0" b="0"/>
            <wp:wrapTopAndBottom/>
            <wp:docPr id="2434" name="Picture 17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9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FB364" w14:textId="77777777" w:rsidR="004B179B" w:rsidRDefault="004B179B">
      <w:r>
        <w:t xml:space="preserve">The Eaters world consists of a rectangular grid, 15 squares wide by 15 squares high. Walls bound all four sides. Interior wall sections are randomly generated for each new game. No two walls will touch, so there are no corners, except for exterior walls and no “dead ends” anywhere on the board. Each eater starts at a random location. Food pellets are in all other squares of the grid. There are two kinds of food: normal food (blue circles and worth 5 points) and bonus food (red </w:t>
      </w:r>
      <w:r w:rsidR="00CB53BC">
        <w:t xml:space="preserve">squares </w:t>
      </w:r>
      <w:r>
        <w:t>and worth 10 points). An eater consumes food by moving into a square. When an eater moves out of a square it will be empty (unless another eater moves into it).</w:t>
      </w:r>
    </w:p>
    <w:p w14:paraId="4D61DEF7" w14:textId="77777777" w:rsidR="004B179B" w:rsidRDefault="004B179B"/>
    <w:p w14:paraId="3EB38931" w14:textId="77777777" w:rsidR="004B179B" w:rsidRDefault="004B179B">
      <w:r>
        <w:t>An eater can sense the contents of cells (eater, normal food, bonus food, and empty) up to 2 squares away in all directions. On each turn, an eater can move one square north, south, east, or west. An eater can also jump two squares north, south, east, or west. An eater can jump over a wall or another eater. An eater does not consume any food in the space it jumps over. A jump costs the eater 5 points.</w:t>
      </w:r>
    </w:p>
    <w:p w14:paraId="08A2E004" w14:textId="77777777" w:rsidR="004B179B" w:rsidRDefault="004B179B"/>
    <w:p w14:paraId="6B78AA4E" w14:textId="77777777" w:rsidR="004B179B" w:rsidRDefault="004B179B">
      <w:r>
        <w:t xml:space="preserve">Whenever two eaters try to occupy the same cell at the same time, they collide. As a result of the collision, their scores are </w:t>
      </w:r>
      <w:proofErr w:type="gramStart"/>
      <w:r>
        <w:t>averaged</w:t>
      </w:r>
      <w:proofErr w:type="gramEnd"/>
      <w:r>
        <w:t xml:space="preserve"> and they are teleported to new, random locations on the board. </w:t>
      </w:r>
    </w:p>
    <w:p w14:paraId="0F2A5CAA" w14:textId="77777777" w:rsidR="004B179B" w:rsidRDefault="004B179B"/>
    <w:p w14:paraId="67318FA4" w14:textId="77777777" w:rsidR="004B179B" w:rsidRDefault="004B179B" w:rsidP="00621F0E">
      <w:pPr>
        <w:pStyle w:val="Heading3"/>
        <w:spacing w:before="0"/>
      </w:pPr>
      <w:r>
        <w:br w:type="page"/>
      </w:r>
      <w:r w:rsidR="008258DF">
        <w:lastRenderedPageBreak/>
        <w:t>1.1</w:t>
      </w:r>
      <w:r>
        <w:t xml:space="preserve"> Creating an Eater</w:t>
      </w:r>
    </w:p>
    <w:p w14:paraId="73607505" w14:textId="77777777" w:rsidR="004B179B" w:rsidRDefault="004B179B"/>
    <w:p w14:paraId="567636FA" w14:textId="77777777" w:rsidR="00DE11CB" w:rsidRPr="00633886" w:rsidRDefault="004B179B">
      <w:pPr>
        <w:rPr>
          <w:u w:val="single"/>
        </w:rPr>
      </w:pPr>
      <w:r w:rsidRPr="00633886">
        <w:rPr>
          <w:u w:val="single"/>
        </w:rPr>
        <w:t xml:space="preserve">Start the Eaters </w:t>
      </w:r>
      <w:r w:rsidR="00633886" w:rsidRPr="00633886">
        <w:rPr>
          <w:u w:val="single"/>
        </w:rPr>
        <w:t>environment</w:t>
      </w:r>
      <w:r w:rsidR="00DE11CB" w:rsidRPr="00633886">
        <w:rPr>
          <w:u w:val="single"/>
        </w:rPr>
        <w:t>:</w:t>
      </w:r>
    </w:p>
    <w:p w14:paraId="1027FFE5" w14:textId="77777777" w:rsidR="00DE11CB" w:rsidRDefault="00BF4504">
      <w:r>
        <w:t>Open the directory where you installed Eaters and launch the appropriate script file (Eaters.bat on Windows, Eaters.</w:t>
      </w:r>
      <w:r w:rsidR="008A73FB">
        <w:t>sh</w:t>
      </w:r>
      <w:r>
        <w:t xml:space="preserve"> on Mac or Linux)</w:t>
      </w:r>
    </w:p>
    <w:p w14:paraId="6990BD52" w14:textId="77777777" w:rsidR="00633886" w:rsidRDefault="00633886"/>
    <w:p w14:paraId="70BBD76A" w14:textId="77777777" w:rsidR="004B179B" w:rsidRDefault="00633886">
      <w:r>
        <w:t>Once</w:t>
      </w:r>
      <w:r w:rsidR="004B179B">
        <w:t xml:space="preserve"> Eaters has started, you will have </w:t>
      </w:r>
      <w:r>
        <w:t>a new window</w:t>
      </w:r>
      <w:r w:rsidR="004B179B">
        <w:t xml:space="preserve"> on your computer screen. </w:t>
      </w:r>
      <w:r>
        <w:t xml:space="preserve">The </w:t>
      </w:r>
      <w:r w:rsidR="003A7329">
        <w:t>configuration</w:t>
      </w:r>
      <w:r>
        <w:t xml:space="preserve"> of the </w:t>
      </w:r>
      <w:r w:rsidR="003A7329">
        <w:t xml:space="preserve">playing board, or </w:t>
      </w:r>
      <w:r>
        <w:t>map</w:t>
      </w:r>
      <w:r w:rsidR="003A7329">
        <w:t>,</w:t>
      </w:r>
      <w:r>
        <w:t xml:space="preserve"> may look different than shown. </w:t>
      </w:r>
      <w:r w:rsidR="004B179B">
        <w:t xml:space="preserve">You will use this window to create and destroyer eaters and run the game. </w:t>
      </w:r>
    </w:p>
    <w:p w14:paraId="7143FB89" w14:textId="77777777" w:rsidR="008D4C39" w:rsidRDefault="008D4C39"/>
    <w:p w14:paraId="5815A48A" w14:textId="77777777" w:rsidR="008D4C39" w:rsidRDefault="007B3A13">
      <w:r>
        <w:rPr>
          <w:noProof/>
        </w:rPr>
        <mc:AlternateContent>
          <mc:Choice Requires="wps">
            <w:drawing>
              <wp:anchor distT="0" distB="0" distL="114300" distR="114300" simplePos="0" relativeHeight="251879936" behindDoc="0" locked="0" layoutInCell="1" allowOverlap="1" wp14:anchorId="479BA54C" wp14:editId="39213A83">
                <wp:simplePos x="0" y="0"/>
                <wp:positionH relativeFrom="column">
                  <wp:posOffset>3709035</wp:posOffset>
                </wp:positionH>
                <wp:positionV relativeFrom="paragraph">
                  <wp:posOffset>1186180</wp:posOffset>
                </wp:positionV>
                <wp:extent cx="1257300" cy="558800"/>
                <wp:effectExtent l="25400" t="0" r="0" b="25400"/>
                <wp:wrapNone/>
                <wp:docPr id="2433" name="Line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57300" cy="558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38D1F" id="Line 1779" o:spid="_x0000_s1026" style="position:absolute;flip:x;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93.4pt" to="391.05pt,13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" strokecolor="red">
                <v:stroke endarrow="block"/>
                <o:lock v:ext="edit" shapetype="f"/>
              </v:line>
            </w:pict>
          </mc:Fallback>
        </mc:AlternateContent>
      </w:r>
      <w:r>
        <w:rPr>
          <w:noProof/>
        </w:rPr>
        <mc:AlternateContent>
          <mc:Choice Requires="wps">
            <w:drawing>
              <wp:anchor distT="0" distB="0" distL="114300" distR="114300" simplePos="0" relativeHeight="251878912" behindDoc="0" locked="0" layoutInCell="1" allowOverlap="1" wp14:anchorId="4ACE8EA1" wp14:editId="71428490">
                <wp:simplePos x="0" y="0"/>
                <wp:positionH relativeFrom="column">
                  <wp:posOffset>4966335</wp:posOffset>
                </wp:positionH>
                <wp:positionV relativeFrom="paragraph">
                  <wp:posOffset>1103630</wp:posOffset>
                </wp:positionV>
                <wp:extent cx="1325880" cy="243205"/>
                <wp:effectExtent l="0" t="0" r="0" b="0"/>
                <wp:wrapNone/>
                <wp:docPr id="2432" name="Text Box 1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5880" cy="243205"/>
                        </a:xfrm>
                        <a:prstGeom prst="rect">
                          <a:avLst/>
                        </a:prstGeom>
                        <a:solidFill>
                          <a:srgbClr val="FFFFFF"/>
                        </a:solidFill>
                        <a:ln w="9525">
                          <a:solidFill>
                            <a:srgbClr val="FF0000"/>
                          </a:solidFill>
                          <a:miter lim="800000"/>
                          <a:headEnd/>
                          <a:tailEnd/>
                        </a:ln>
                      </wps:spPr>
                      <wps:txbx>
                        <w:txbxContent>
                          <w:p w14:paraId="2BC2E671" w14:textId="77777777" w:rsidR="00633886" w:rsidRDefault="00633886" w:rsidP="00633886">
                            <w:pPr>
                              <w:rPr>
                                <w:color w:val="FF0000"/>
                                <w:sz w:val="16"/>
                              </w:rPr>
                            </w:pPr>
                            <w:r>
                              <w:rPr>
                                <w:color w:val="FF0000"/>
                                <w:sz w:val="16"/>
                              </w:rPr>
                              <w:t xml:space="preserve">Click on this button to create a new </w:t>
                            </w:r>
                            <w:proofErr w:type="gramStart"/>
                            <w:r>
                              <w:rPr>
                                <w:color w:val="FF0000"/>
                                <w:sz w:val="16"/>
                              </w:rPr>
                              <w:t>eater</w:t>
                            </w:r>
                            <w:proofErr w:type="gramEnd"/>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CE8EA1" id="Text Box 1778" o:spid="_x0000_s1033" type="#_x0000_t202" style="position:absolute;margin-left:391.05pt;margin-top:86.9pt;width:104.4pt;height:19.1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" strokecolor="red">
                <v:path arrowok="t"/>
                <v:textbox style="mso-fit-shape-to-text:t" inset=",0,,0">
                  <w:txbxContent>
                    <w:p w14:paraId="2BC2E671" w14:textId="77777777" w:rsidR="00633886" w:rsidRDefault="00633886" w:rsidP="00633886">
                      <w:pPr>
                        <w:rPr>
                          <w:color w:val="FF0000"/>
                          <w:sz w:val="16"/>
                        </w:rPr>
                      </w:pPr>
                      <w:r>
                        <w:rPr>
                          <w:color w:val="FF0000"/>
                          <w:sz w:val="16"/>
                        </w:rPr>
                        <w:t xml:space="preserve">Click on this button to create a new </w:t>
                      </w:r>
                      <w:proofErr w:type="gramStart"/>
                      <w:r>
                        <w:rPr>
                          <w:color w:val="FF0000"/>
                          <w:sz w:val="16"/>
                        </w:rPr>
                        <w:t>eater</w:t>
                      </w:r>
                      <w:proofErr w:type="gramEnd"/>
                    </w:p>
                  </w:txbxContent>
                </v:textbox>
              </v:shape>
            </w:pict>
          </mc:Fallback>
        </mc:AlternateContent>
      </w:r>
      <w:r>
        <w:rPr>
          <w:noProof/>
        </w:rPr>
        <w:drawing>
          <wp:inline distT="0" distB="0" distL="0" distR="0" wp14:anchorId="1FE46C7E" wp14:editId="1922F212">
            <wp:extent cx="5935980" cy="360616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606165"/>
                    </a:xfrm>
                    <a:prstGeom prst="rect">
                      <a:avLst/>
                    </a:prstGeom>
                    <a:noFill/>
                    <a:ln>
                      <a:noFill/>
                    </a:ln>
                  </pic:spPr>
                </pic:pic>
              </a:graphicData>
            </a:graphic>
          </wp:inline>
        </w:drawing>
      </w:r>
    </w:p>
    <w:p w14:paraId="51562004" w14:textId="77777777" w:rsidR="004B179B" w:rsidRDefault="004B179B"/>
    <w:p w14:paraId="70172A25" w14:textId="77777777" w:rsidR="00A90DC3" w:rsidRDefault="00DE11CB">
      <w:r>
        <w:t xml:space="preserve">Individual </w:t>
      </w:r>
      <w:r w:rsidR="004B179B">
        <w:t xml:space="preserve">Eaters are controlled by Soar programs, which are automatically loaded when </w:t>
      </w:r>
      <w:r w:rsidR="00633886">
        <w:t>an</w:t>
      </w:r>
      <w:r w:rsidR="004B179B">
        <w:t xml:space="preserve"> eater is created. </w:t>
      </w:r>
      <w:r w:rsidR="00633886">
        <w:t xml:space="preserve"> Press the “New” button in the “Agents” area of the Eaters game.  A dialog will pop up.  </w:t>
      </w:r>
    </w:p>
    <w:p w14:paraId="43B8AE79" w14:textId="77777777" w:rsidR="00A90DC3" w:rsidRDefault="00A90DC3"/>
    <w:p w14:paraId="1F0A3A7D" w14:textId="77777777" w:rsidR="00A90DC3" w:rsidRDefault="007B3A13">
      <w:r>
        <w:rPr>
          <w:noProof/>
        </w:rPr>
        <mc:AlternateContent>
          <mc:Choice Requires="wps">
            <w:drawing>
              <wp:anchor distT="0" distB="0" distL="114300" distR="114300" simplePos="0" relativeHeight="251887104" behindDoc="0" locked="0" layoutInCell="1" allowOverlap="1" wp14:anchorId="6CAD5D46" wp14:editId="51E0443C">
                <wp:simplePos x="0" y="0"/>
                <wp:positionH relativeFrom="column">
                  <wp:posOffset>348615</wp:posOffset>
                </wp:positionH>
                <wp:positionV relativeFrom="paragraph">
                  <wp:posOffset>1075690</wp:posOffset>
                </wp:positionV>
                <wp:extent cx="3017520" cy="0"/>
                <wp:effectExtent l="0" t="50800" r="0" b="63500"/>
                <wp:wrapNone/>
                <wp:docPr id="2431" name="Line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1752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E63BA" id="Line 1791" o:spid="_x0000_s1026" style="position:absolute;flip:x;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84.7pt" to="265.05pt,8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" strokecolor="red">
                <v:stroke endarrow="block"/>
                <o:lock v:ext="edit" shapetype="f"/>
              </v:line>
            </w:pict>
          </mc:Fallback>
        </mc:AlternateContent>
      </w:r>
      <w:r>
        <w:rPr>
          <w:noProof/>
        </w:rPr>
        <mc:AlternateContent>
          <mc:Choice Requires="wps">
            <w:drawing>
              <wp:anchor distT="0" distB="0" distL="114300" distR="114300" simplePos="0" relativeHeight="251886080" behindDoc="0" locked="0" layoutInCell="1" allowOverlap="1" wp14:anchorId="23A68ABD" wp14:editId="47253F70">
                <wp:simplePos x="0" y="0"/>
                <wp:positionH relativeFrom="column">
                  <wp:posOffset>3366135</wp:posOffset>
                </wp:positionH>
                <wp:positionV relativeFrom="paragraph">
                  <wp:posOffset>961390</wp:posOffset>
                </wp:positionV>
                <wp:extent cx="1828800" cy="243205"/>
                <wp:effectExtent l="0" t="0" r="0" b="0"/>
                <wp:wrapNone/>
                <wp:docPr id="2430" name="Text Box 1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243205"/>
                        </a:xfrm>
                        <a:prstGeom prst="rect">
                          <a:avLst/>
                        </a:prstGeom>
                        <a:solidFill>
                          <a:srgbClr val="FFFFFF"/>
                        </a:solidFill>
                        <a:ln w="9525">
                          <a:solidFill>
                            <a:srgbClr val="FF0000"/>
                          </a:solidFill>
                          <a:miter lim="800000"/>
                          <a:headEnd/>
                          <a:tailEnd/>
                        </a:ln>
                      </wps:spPr>
                      <wps:txbx>
                        <w:txbxContent>
                          <w:p w14:paraId="3B03B4CF" w14:textId="77777777" w:rsidR="00F13C01" w:rsidRDefault="00F13C01" w:rsidP="00F13C01">
                            <w:pPr>
                              <w:rPr>
                                <w:color w:val="FF0000"/>
                                <w:sz w:val="16"/>
                              </w:rPr>
                            </w:pPr>
                            <w:r>
                              <w:rPr>
                                <w:color w:val="FF0000"/>
                                <w:sz w:val="16"/>
                              </w:rPr>
                              <w:t>Make sure this box is checked so that a debugger window is created.</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A68ABD" id="Text Box 1790" o:spid="_x0000_s1034" type="#_x0000_t202" style="position:absolute;margin-left:265.05pt;margin-top:75.7pt;width:2in;height:19.1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" strokecolor="red">
                <v:path arrowok="t"/>
                <v:textbox style="mso-fit-shape-to-text:t" inset=",0,,0">
                  <w:txbxContent>
                    <w:p w14:paraId="3B03B4CF" w14:textId="77777777" w:rsidR="00F13C01" w:rsidRDefault="00F13C01" w:rsidP="00F13C01">
                      <w:pPr>
                        <w:rPr>
                          <w:color w:val="FF0000"/>
                          <w:sz w:val="16"/>
                        </w:rPr>
                      </w:pPr>
                      <w:r>
                        <w:rPr>
                          <w:color w:val="FF0000"/>
                          <w:sz w:val="16"/>
                        </w:rPr>
                        <w:t>Make sure this box is checked so that a debugger window is created.</w:t>
                      </w:r>
                    </w:p>
                  </w:txbxContent>
                </v:textbox>
              </v:shape>
            </w:pict>
          </mc:Fallback>
        </mc:AlternateContent>
      </w:r>
      <w:r>
        <w:rPr>
          <w:noProof/>
        </w:rPr>
        <mc:AlternateContent>
          <mc:Choice Requires="wps">
            <w:drawing>
              <wp:anchor distT="0" distB="0" distL="114300" distR="114300" simplePos="0" relativeHeight="251880960" behindDoc="0" locked="0" layoutInCell="1" allowOverlap="1" wp14:anchorId="7AFF902A" wp14:editId="394A8B5A">
                <wp:simplePos x="0" y="0"/>
                <wp:positionH relativeFrom="column">
                  <wp:posOffset>3366135</wp:posOffset>
                </wp:positionH>
                <wp:positionV relativeFrom="paragraph">
                  <wp:posOffset>170180</wp:posOffset>
                </wp:positionV>
                <wp:extent cx="1668780" cy="360045"/>
                <wp:effectExtent l="0" t="0" r="0" b="0"/>
                <wp:wrapNone/>
                <wp:docPr id="2429" name="Text Box 1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8780" cy="360045"/>
                        </a:xfrm>
                        <a:prstGeom prst="rect">
                          <a:avLst/>
                        </a:prstGeom>
                        <a:solidFill>
                          <a:srgbClr val="FFFFFF"/>
                        </a:solidFill>
                        <a:ln w="9525">
                          <a:solidFill>
                            <a:srgbClr val="FF0000"/>
                          </a:solidFill>
                          <a:miter lim="800000"/>
                          <a:headEnd/>
                          <a:tailEnd/>
                        </a:ln>
                      </wps:spPr>
                      <wps:txbx>
                        <w:txbxContent>
                          <w:p w14:paraId="5C65D6F9" w14:textId="77777777" w:rsidR="00A90DC3" w:rsidRDefault="00A90DC3" w:rsidP="00A90DC3">
                            <w:pPr>
                              <w:rPr>
                                <w:color w:val="FF0000"/>
                                <w:sz w:val="16"/>
                              </w:rPr>
                            </w:pPr>
                            <w:r>
                              <w:rPr>
                                <w:color w:val="FF0000"/>
                                <w:sz w:val="16"/>
                              </w:rPr>
                              <w:t>Press this button to select production rules to load when the Eater is created.</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FF902A" id="Text Box 1780" o:spid="_x0000_s1035" type="#_x0000_t202" style="position:absolute;margin-left:265.05pt;margin-top:13.4pt;width:131.4pt;height:28.3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" strokecolor="red">
                <v:path arrowok="t"/>
                <v:textbox style="mso-fit-shape-to-text:t" inset=",0,,0">
                  <w:txbxContent>
                    <w:p w14:paraId="5C65D6F9" w14:textId="77777777" w:rsidR="00A90DC3" w:rsidRDefault="00A90DC3" w:rsidP="00A90DC3">
                      <w:pPr>
                        <w:rPr>
                          <w:color w:val="FF0000"/>
                          <w:sz w:val="16"/>
                        </w:rPr>
                      </w:pPr>
                      <w:r>
                        <w:rPr>
                          <w:color w:val="FF0000"/>
                          <w:sz w:val="16"/>
                        </w:rPr>
                        <w:t>Press this button to select production rules to load when the Eater is created.</w:t>
                      </w:r>
                    </w:p>
                  </w:txbxContent>
                </v:textbox>
              </v:shape>
            </w:pict>
          </mc:Fallback>
        </mc:AlternateContent>
      </w:r>
      <w:r>
        <w:rPr>
          <w:noProof/>
        </w:rPr>
        <mc:AlternateContent>
          <mc:Choice Requires="wps">
            <w:drawing>
              <wp:anchor distT="0" distB="0" distL="114300" distR="114300" simplePos="0" relativeHeight="251881984" behindDoc="0" locked="0" layoutInCell="1" allowOverlap="1" wp14:anchorId="7BD0CB57" wp14:editId="1415CC08">
                <wp:simplePos x="0" y="0"/>
                <wp:positionH relativeFrom="column">
                  <wp:posOffset>2451735</wp:posOffset>
                </wp:positionH>
                <wp:positionV relativeFrom="paragraph">
                  <wp:posOffset>345440</wp:posOffset>
                </wp:positionV>
                <wp:extent cx="914400" cy="0"/>
                <wp:effectExtent l="0" t="50800" r="0" b="63500"/>
                <wp:wrapNone/>
                <wp:docPr id="2428" name="Line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33475" id="Line 1784" o:spid="_x0000_s1026" style="position:absolute;flip:x;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27.2pt" to="265.05pt,2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" strokecolor="red">
                <v:stroke endarrow="block"/>
                <o:lock v:ext="edit" shapetype="f"/>
              </v:line>
            </w:pict>
          </mc:Fallback>
        </mc:AlternateContent>
      </w:r>
      <w:r>
        <w:rPr>
          <w:noProof/>
        </w:rPr>
        <w:drawing>
          <wp:inline distT="0" distB="0" distL="0" distR="0" wp14:anchorId="23411950" wp14:editId="1374D3B4">
            <wp:extent cx="3045460" cy="156337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460" cy="1563370"/>
                    </a:xfrm>
                    <a:prstGeom prst="rect">
                      <a:avLst/>
                    </a:prstGeom>
                    <a:noFill/>
                    <a:ln>
                      <a:noFill/>
                    </a:ln>
                  </pic:spPr>
                </pic:pic>
              </a:graphicData>
            </a:graphic>
          </wp:inline>
        </w:drawing>
      </w:r>
    </w:p>
    <w:p w14:paraId="6672A1C7" w14:textId="77777777" w:rsidR="00A90DC3" w:rsidRDefault="00A90DC3"/>
    <w:p w14:paraId="56B53D5D" w14:textId="77777777" w:rsidR="00633886" w:rsidRDefault="00633886">
      <w:r>
        <w:t>The first thing you must do is select the productions that will define the behavior of the Eater.</w:t>
      </w:r>
      <w:r w:rsidR="00A90DC3">
        <w:t xml:space="preserve">  Pressing the button “</w:t>
      </w:r>
      <w:r w:rsidR="006731D4">
        <w:t>Soar”</w:t>
      </w:r>
      <w:r w:rsidR="00A90DC3">
        <w:t xml:space="preserve"> will pop up a file selection box:</w:t>
      </w:r>
    </w:p>
    <w:p w14:paraId="01FFEC1C" w14:textId="77777777" w:rsidR="00A90DC3" w:rsidRDefault="00A90DC3"/>
    <w:p w14:paraId="5211A10C" w14:textId="77777777" w:rsidR="00633886" w:rsidRDefault="007B3A13">
      <w:r>
        <w:rPr>
          <w:noProof/>
        </w:rPr>
        <w:lastRenderedPageBreak/>
        <w:drawing>
          <wp:inline distT="0" distB="0" distL="0" distR="0" wp14:anchorId="03EA585E" wp14:editId="504CB58F">
            <wp:extent cx="4822825" cy="353949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825" cy="3539490"/>
                    </a:xfrm>
                    <a:prstGeom prst="rect">
                      <a:avLst/>
                    </a:prstGeom>
                    <a:noFill/>
                    <a:ln>
                      <a:noFill/>
                    </a:ln>
                  </pic:spPr>
                </pic:pic>
              </a:graphicData>
            </a:graphic>
          </wp:inline>
        </w:drawing>
      </w:r>
    </w:p>
    <w:p w14:paraId="095C3004" w14:textId="77777777" w:rsidR="00A90DC3" w:rsidRDefault="00A90DC3"/>
    <w:p w14:paraId="30AACE17" w14:textId="77777777" w:rsidR="00A90DC3" w:rsidRDefault="00A90DC3"/>
    <w:p w14:paraId="23B10A85" w14:textId="77777777" w:rsidR="004B179B" w:rsidRDefault="00A90DC3">
      <w:r>
        <w:t>Select the “</w:t>
      </w:r>
      <w:r w:rsidR="00A12F4D">
        <w:t>Agents\</w:t>
      </w:r>
      <w:r w:rsidR="00D109B0">
        <w:t>Eaters\</w:t>
      </w:r>
      <w:r w:rsidR="00A12F4D">
        <w:t xml:space="preserve">Tutorial” </w:t>
      </w:r>
      <w:r w:rsidR="00D109B0">
        <w:t xml:space="preserve">directory </w:t>
      </w:r>
      <w:r>
        <w:t>with the mouse, and then Choose “Open”</w:t>
      </w:r>
      <w:r w:rsidR="0027256B">
        <w:t xml:space="preserve"> </w:t>
      </w:r>
      <w:r w:rsidR="00C2045E">
        <w:t>(or dbl-click on “Tutorial”).</w:t>
      </w:r>
      <w:r w:rsidR="0027256B">
        <w:t xml:space="preserve">  The dialog will display the Soar production files that will be used in this tutorial.  Each set of production rules defines specific behaviors for an Eater.  Select the file “move-to-</w:t>
      </w:r>
      <w:proofErr w:type="gramStart"/>
      <w:r w:rsidR="0027256B">
        <w:t>food.soar</w:t>
      </w:r>
      <w:proofErr w:type="gramEnd"/>
      <w:r w:rsidR="0027256B">
        <w:t>”</w:t>
      </w:r>
    </w:p>
    <w:p w14:paraId="59ED52B4" w14:textId="77777777" w:rsidR="0027256B" w:rsidRDefault="0027256B"/>
    <w:p w14:paraId="008A9AB0" w14:textId="77777777" w:rsidR="0027256B" w:rsidRDefault="007B3A13">
      <w:r>
        <w:rPr>
          <w:noProof/>
        </w:rPr>
        <w:drawing>
          <wp:inline distT="0" distB="0" distL="0" distR="0" wp14:anchorId="29DE1D9F" wp14:editId="49231B1A">
            <wp:extent cx="4822825" cy="353949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2825" cy="3539490"/>
                    </a:xfrm>
                    <a:prstGeom prst="rect">
                      <a:avLst/>
                    </a:prstGeom>
                    <a:noFill/>
                    <a:ln>
                      <a:noFill/>
                    </a:ln>
                  </pic:spPr>
                </pic:pic>
              </a:graphicData>
            </a:graphic>
          </wp:inline>
        </w:drawing>
      </w:r>
    </w:p>
    <w:p w14:paraId="605CF680" w14:textId="77777777" w:rsidR="004B179B" w:rsidRDefault="004B179B"/>
    <w:p w14:paraId="69697EEA" w14:textId="77777777" w:rsidR="009644BA" w:rsidRDefault="009644BA" w:rsidP="009644BA">
      <w:r>
        <w:lastRenderedPageBreak/>
        <w:t>After you have selected the move-to-food eater, the Create Agent dialog should look as follows:</w:t>
      </w:r>
    </w:p>
    <w:p w14:paraId="0F36CA53" w14:textId="77777777" w:rsidR="00C2045E" w:rsidRDefault="00C2045E"/>
    <w:p w14:paraId="43FC9A88" w14:textId="77777777" w:rsidR="00FA7A0F" w:rsidRDefault="007B3A13">
      <w:r>
        <w:rPr>
          <w:noProof/>
        </w:rPr>
        <mc:AlternateContent>
          <mc:Choice Requires="wps">
            <w:drawing>
              <wp:anchor distT="0" distB="0" distL="114300" distR="114300" simplePos="0" relativeHeight="251883008" behindDoc="0" locked="0" layoutInCell="1" allowOverlap="1" wp14:anchorId="62D39314" wp14:editId="69BE4FEA">
                <wp:simplePos x="0" y="0"/>
                <wp:positionH relativeFrom="column">
                  <wp:posOffset>3347085</wp:posOffset>
                </wp:positionH>
                <wp:positionV relativeFrom="paragraph">
                  <wp:posOffset>135890</wp:posOffset>
                </wp:positionV>
                <wp:extent cx="1668780" cy="360045"/>
                <wp:effectExtent l="0" t="0" r="0" b="0"/>
                <wp:wrapNone/>
                <wp:docPr id="2427" name="Text Box 1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8780" cy="360045"/>
                        </a:xfrm>
                        <a:prstGeom prst="rect">
                          <a:avLst/>
                        </a:prstGeom>
                        <a:solidFill>
                          <a:srgbClr val="FFFFFF"/>
                        </a:solidFill>
                        <a:ln w="9525">
                          <a:solidFill>
                            <a:srgbClr val="FF0000"/>
                          </a:solidFill>
                          <a:miter lim="800000"/>
                          <a:headEnd/>
                          <a:tailEnd/>
                        </a:ln>
                      </wps:spPr>
                      <wps:txbx>
                        <w:txbxContent>
                          <w:p w14:paraId="56EA55F7" w14:textId="77777777" w:rsidR="00C63E98" w:rsidRDefault="00C63E98" w:rsidP="00C63E98">
                            <w:pPr>
                              <w:rPr>
                                <w:color w:val="FF0000"/>
                                <w:sz w:val="16"/>
                              </w:rPr>
                            </w:pPr>
                            <w:r>
                              <w:rPr>
                                <w:color w:val="FF0000"/>
                                <w:sz w:val="16"/>
                              </w:rPr>
                              <w:t>Press this button to change the production rules that are loaded when an Eater is created.</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D39314" id="Text Box 1785" o:spid="_x0000_s1036" type="#_x0000_t202" style="position:absolute;margin-left:263.55pt;margin-top:10.7pt;width:131.4pt;height:28.3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" strokecolor="red">
                <v:path arrowok="t"/>
                <v:textbox style="mso-fit-shape-to-text:t" inset=",0,,0">
                  <w:txbxContent>
                    <w:p w14:paraId="56EA55F7" w14:textId="77777777" w:rsidR="00C63E98" w:rsidRDefault="00C63E98" w:rsidP="00C63E98">
                      <w:pPr>
                        <w:rPr>
                          <w:color w:val="FF0000"/>
                          <w:sz w:val="16"/>
                        </w:rPr>
                      </w:pPr>
                      <w:r>
                        <w:rPr>
                          <w:color w:val="FF0000"/>
                          <w:sz w:val="16"/>
                        </w:rPr>
                        <w:t>Press this button to change the production rules that are loaded when an Eater is created.</w:t>
                      </w:r>
                    </w:p>
                  </w:txbxContent>
                </v:textbox>
              </v:shape>
            </w:pict>
          </mc:Fallback>
        </mc:AlternateContent>
      </w:r>
    </w:p>
    <w:p w14:paraId="4CC13F14" w14:textId="77777777" w:rsidR="004B179B" w:rsidRDefault="007B3A13">
      <w:r>
        <w:rPr>
          <w:noProof/>
        </w:rPr>
        <mc:AlternateContent>
          <mc:Choice Requires="wps">
            <w:drawing>
              <wp:anchor distT="0" distB="0" distL="114300" distR="114300" simplePos="0" relativeHeight="251764224" behindDoc="0" locked="0" layoutInCell="1" allowOverlap="1" wp14:anchorId="450CA231" wp14:editId="10B71802">
                <wp:simplePos x="0" y="0"/>
                <wp:positionH relativeFrom="column">
                  <wp:posOffset>1651635</wp:posOffset>
                </wp:positionH>
                <wp:positionV relativeFrom="paragraph">
                  <wp:posOffset>447040</wp:posOffset>
                </wp:positionV>
                <wp:extent cx="1600200" cy="236855"/>
                <wp:effectExtent l="0" t="50800" r="0" b="4445"/>
                <wp:wrapNone/>
                <wp:docPr id="2426"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23685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D3613" id="Line 1137" o:spid="_x0000_s1026" style="position:absolute;flip:x 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35.2pt" to="256.05pt,5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" strokecolor="red">
                <v:stroke endarrow="block"/>
                <o:lock v:ext="edit" shapetype="f"/>
              </v:line>
            </w:pict>
          </mc:Fallback>
        </mc:AlternateContent>
      </w:r>
      <w:r>
        <w:rPr>
          <w:noProof/>
        </w:rPr>
        <mc:AlternateContent>
          <mc:Choice Requires="wps">
            <w:drawing>
              <wp:anchor distT="0" distB="0" distL="114300" distR="114300" simplePos="0" relativeHeight="251884032" behindDoc="0" locked="0" layoutInCell="1" allowOverlap="1" wp14:anchorId="5B20AEE9" wp14:editId="0FE3049A">
                <wp:simplePos x="0" y="0"/>
                <wp:positionH relativeFrom="column">
                  <wp:posOffset>2442210</wp:posOffset>
                </wp:positionH>
                <wp:positionV relativeFrom="paragraph">
                  <wp:posOffset>170180</wp:posOffset>
                </wp:positionV>
                <wp:extent cx="894080" cy="162560"/>
                <wp:effectExtent l="25400" t="0" r="0" b="40640"/>
                <wp:wrapNone/>
                <wp:docPr id="2425" name="Lin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94080" cy="1625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BE239" id="Line 1787" o:spid="_x0000_s1026" style="position:absolute;flip:x;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3pt,13.4pt" to="262.7pt,2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" strokecolor="red">
                <v:stroke endarrow="block"/>
                <o:lock v:ext="edit" shapetype="f"/>
              </v:line>
            </w:pict>
          </mc:Fallback>
        </mc:AlternateContent>
      </w:r>
      <w:r>
        <w:rPr>
          <w:noProof/>
        </w:rPr>
        <mc:AlternateContent>
          <mc:Choice Requires="wps">
            <w:drawing>
              <wp:anchor distT="0" distB="0" distL="114300" distR="114300" simplePos="0" relativeHeight="251885056" behindDoc="0" locked="0" layoutInCell="1" allowOverlap="1" wp14:anchorId="13344743" wp14:editId="579E9B79">
                <wp:simplePos x="0" y="0"/>
                <wp:positionH relativeFrom="column">
                  <wp:posOffset>2794635</wp:posOffset>
                </wp:positionH>
                <wp:positionV relativeFrom="paragraph">
                  <wp:posOffset>1018540</wp:posOffset>
                </wp:positionV>
                <wp:extent cx="1943100" cy="243205"/>
                <wp:effectExtent l="0" t="0" r="0" b="0"/>
                <wp:wrapNone/>
                <wp:docPr id="2424" name="Text Box 1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3100" cy="243205"/>
                        </a:xfrm>
                        <a:prstGeom prst="rect">
                          <a:avLst/>
                        </a:prstGeom>
                        <a:solidFill>
                          <a:srgbClr val="FFFFFF"/>
                        </a:solidFill>
                        <a:ln w="9525">
                          <a:solidFill>
                            <a:srgbClr val="FF0000"/>
                          </a:solidFill>
                          <a:miter lim="800000"/>
                          <a:headEnd/>
                          <a:tailEnd/>
                        </a:ln>
                      </wps:spPr>
                      <wps:txbx>
                        <w:txbxContent>
                          <w:p w14:paraId="0EB462BB" w14:textId="77777777" w:rsidR="00C63E98" w:rsidRDefault="00C63E98" w:rsidP="00C63E98">
                            <w:pPr>
                              <w:rPr>
                                <w:color w:val="FF0000"/>
                                <w:sz w:val="16"/>
                              </w:rPr>
                            </w:pPr>
                            <w:r>
                              <w:rPr>
                                <w:color w:val="FF0000"/>
                                <w:sz w:val="16"/>
                              </w:rPr>
                              <w:t>After productions are selected, the “Create Agent” button will be enabled.</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344743" id="Text Box 1789" o:spid="_x0000_s1037" type="#_x0000_t202" style="position:absolute;margin-left:220.05pt;margin-top:80.2pt;width:153pt;height:19.1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" strokecolor="red">
                <v:path arrowok="t"/>
                <v:textbox style="mso-fit-shape-to-text:t" inset=",0,,0">
                  <w:txbxContent>
                    <w:p w14:paraId="0EB462BB" w14:textId="77777777" w:rsidR="00C63E98" w:rsidRDefault="00C63E98" w:rsidP="00C63E98">
                      <w:pPr>
                        <w:rPr>
                          <w:color w:val="FF0000"/>
                          <w:sz w:val="16"/>
                        </w:rPr>
                      </w:pPr>
                      <w:r>
                        <w:rPr>
                          <w:color w:val="FF0000"/>
                          <w:sz w:val="16"/>
                        </w:rPr>
                        <w:t>After productions are selected, the “Create Agent” button will be enabled.</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ABF4B64" wp14:editId="17BC44C0">
                <wp:simplePos x="0" y="0"/>
                <wp:positionH relativeFrom="column">
                  <wp:posOffset>3251835</wp:posOffset>
                </wp:positionH>
                <wp:positionV relativeFrom="paragraph">
                  <wp:posOffset>561340</wp:posOffset>
                </wp:positionV>
                <wp:extent cx="2171700" cy="243205"/>
                <wp:effectExtent l="0" t="0" r="0" b="0"/>
                <wp:wrapNone/>
                <wp:docPr id="2423" name="Text Box 1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1700" cy="243205"/>
                        </a:xfrm>
                        <a:prstGeom prst="rect">
                          <a:avLst/>
                        </a:prstGeom>
                        <a:solidFill>
                          <a:srgbClr val="FFFFFF"/>
                        </a:solidFill>
                        <a:ln w="9525">
                          <a:solidFill>
                            <a:srgbClr val="FF0000"/>
                          </a:solidFill>
                          <a:miter lim="800000"/>
                          <a:headEnd/>
                          <a:tailEnd/>
                        </a:ln>
                      </wps:spPr>
                      <wps:txbx>
                        <w:txbxContent>
                          <w:p w14:paraId="58C646EC" w14:textId="77777777" w:rsidR="00422FEC" w:rsidRDefault="00C63E98" w:rsidP="00422FEC">
                            <w:pPr>
                              <w:rPr>
                                <w:color w:val="FF0000"/>
                                <w:sz w:val="16"/>
                              </w:rPr>
                            </w:pPr>
                            <w:r>
                              <w:rPr>
                                <w:color w:val="FF0000"/>
                                <w:sz w:val="16"/>
                              </w:rPr>
                              <w:t>This label shows which productions will be loaded when the Eater is created.</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BF4B64" id="Text Box 1474" o:spid="_x0000_s1038" type="#_x0000_t202" style="position:absolute;margin-left:256.05pt;margin-top:44.2pt;width:171pt;height:19.1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" strokecolor="red">
                <v:path arrowok="t"/>
                <v:textbox style="mso-fit-shape-to-text:t" inset=",0,,0">
                  <w:txbxContent>
                    <w:p w14:paraId="58C646EC" w14:textId="77777777" w:rsidR="00422FEC" w:rsidRDefault="00C63E98" w:rsidP="00422FEC">
                      <w:pPr>
                        <w:rPr>
                          <w:color w:val="FF0000"/>
                          <w:sz w:val="16"/>
                        </w:rPr>
                      </w:pPr>
                      <w:r>
                        <w:rPr>
                          <w:color w:val="FF0000"/>
                          <w:sz w:val="16"/>
                        </w:rPr>
                        <w:t>This label shows which productions will be loaded when the Eater is created.</w:t>
                      </w:r>
                    </w:p>
                  </w:txbxContent>
                </v:textbox>
              </v:shape>
            </w:pict>
          </mc:Fallback>
        </mc:AlternateContent>
      </w:r>
      <w:r>
        <w:rPr>
          <w:noProof/>
        </w:rPr>
        <w:drawing>
          <wp:inline distT="0" distB="0" distL="0" distR="0" wp14:anchorId="2CA6322C" wp14:editId="7EDF9334">
            <wp:extent cx="3045460" cy="156337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5460" cy="1563370"/>
                    </a:xfrm>
                    <a:prstGeom prst="rect">
                      <a:avLst/>
                    </a:prstGeom>
                    <a:noFill/>
                    <a:ln>
                      <a:noFill/>
                    </a:ln>
                  </pic:spPr>
                </pic:pic>
              </a:graphicData>
            </a:graphic>
          </wp:inline>
        </w:drawing>
      </w:r>
    </w:p>
    <w:p w14:paraId="2C9DBCC8" w14:textId="77777777" w:rsidR="00C2045E" w:rsidRDefault="00C2045E"/>
    <w:p w14:paraId="3A600851" w14:textId="77777777" w:rsidR="009644BA" w:rsidRDefault="009644BA">
      <w:r>
        <w:t>The productions in the file “move-to-</w:t>
      </w:r>
      <w:proofErr w:type="gramStart"/>
      <w:r>
        <w:t>food.soar</w:t>
      </w:r>
      <w:proofErr w:type="gramEnd"/>
      <w:r>
        <w:t>” will now be loaded whenever the “Create Agent” button is pressed.  The production set can be changed before creating another agent by pressing the “</w:t>
      </w:r>
      <w:r w:rsidR="006731D4">
        <w:t>Soar</w:t>
      </w:r>
      <w:r>
        <w:t xml:space="preserve">” button to choose a different file.  </w:t>
      </w:r>
    </w:p>
    <w:p w14:paraId="112BE618" w14:textId="77777777" w:rsidR="004B179B" w:rsidRDefault="004B179B"/>
    <w:p w14:paraId="5C26D1F3" w14:textId="77777777" w:rsidR="004B179B" w:rsidRDefault="004B179B">
      <w:r>
        <w:t>You can also pick a color for your eater by clicking on the button to the right of “Color:” labeled “red”. The color does not affect on the eater’s behavior, so pick your favorite color.</w:t>
      </w:r>
      <w:r w:rsidR="007F1C15">
        <w:t xml:space="preserve">  </w:t>
      </w:r>
      <w:r>
        <w:t xml:space="preserve">Once you have selected the </w:t>
      </w:r>
      <w:r w:rsidR="007F1C15">
        <w:t>productions</w:t>
      </w:r>
      <w:r>
        <w:t xml:space="preserve"> file, and a color, you are ready to create your eater by clicking on the Create </w:t>
      </w:r>
      <w:r w:rsidR="007F1C15">
        <w:t>Agent</w:t>
      </w:r>
      <w:r>
        <w:rPr>
          <w:b/>
        </w:rPr>
        <w:t xml:space="preserve"> </w:t>
      </w:r>
      <w:r>
        <w:t>button.</w:t>
      </w:r>
    </w:p>
    <w:p w14:paraId="58515010" w14:textId="77777777" w:rsidR="00422FEC" w:rsidRDefault="00422FEC"/>
    <w:p w14:paraId="42794829" w14:textId="77777777" w:rsidR="00422FEC" w:rsidRDefault="007B3A13">
      <w:r>
        <w:rPr>
          <w:noProof/>
        </w:rPr>
        <mc:AlternateContent>
          <mc:Choice Requires="wps">
            <w:drawing>
              <wp:anchor distT="0" distB="0" distL="114300" distR="114300" simplePos="0" relativeHeight="251893248" behindDoc="0" locked="0" layoutInCell="1" allowOverlap="1" wp14:anchorId="621F2E32" wp14:editId="613C1B30">
                <wp:simplePos x="0" y="0"/>
                <wp:positionH relativeFrom="column">
                  <wp:posOffset>1308735</wp:posOffset>
                </wp:positionH>
                <wp:positionV relativeFrom="paragraph">
                  <wp:posOffset>2545715</wp:posOffset>
                </wp:positionV>
                <wp:extent cx="571500" cy="457200"/>
                <wp:effectExtent l="25400" t="0" r="0" b="25400"/>
                <wp:wrapNone/>
                <wp:docPr id="2422" name="Lin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5616C" id="Line 1800" o:spid="_x0000_s1026" style="position:absolute;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200.45pt" to="148.05pt,2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892224" behindDoc="0" locked="0" layoutInCell="1" allowOverlap="1" wp14:anchorId="59EBF746" wp14:editId="4C7A156A">
                <wp:simplePos x="0" y="0"/>
                <wp:positionH relativeFrom="column">
                  <wp:posOffset>1880235</wp:posOffset>
                </wp:positionH>
                <wp:positionV relativeFrom="paragraph">
                  <wp:posOffset>2431415</wp:posOffset>
                </wp:positionV>
                <wp:extent cx="914400" cy="114300"/>
                <wp:effectExtent l="0" t="0" r="0" b="0"/>
                <wp:wrapNone/>
                <wp:docPr id="2421" name="Text Box 1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114300"/>
                        </a:xfrm>
                        <a:prstGeom prst="rect">
                          <a:avLst/>
                        </a:prstGeom>
                        <a:solidFill>
                          <a:srgbClr val="FFFFFF"/>
                        </a:solidFill>
                        <a:ln w="9525">
                          <a:solidFill>
                            <a:srgbClr val="FF0000"/>
                          </a:solidFill>
                          <a:miter lim="800000"/>
                          <a:headEnd/>
                          <a:tailEnd/>
                        </a:ln>
                      </wps:spPr>
                      <wps:txbx>
                        <w:txbxContent>
                          <w:p w14:paraId="73540843" w14:textId="77777777" w:rsidR="003A7329" w:rsidRDefault="003A7329" w:rsidP="003A7329">
                            <w:pPr>
                              <w:rPr>
                                <w:color w:val="FF0000"/>
                                <w:sz w:val="16"/>
                              </w:rPr>
                            </w:pPr>
                            <w:r>
                              <w:rPr>
                                <w:color w:val="FF0000"/>
                                <w:sz w:val="16"/>
                              </w:rPr>
                              <w:t>Command Box</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BF746" id="Text Box 1799" o:spid="_x0000_s1039" type="#_x0000_t202" style="position:absolute;margin-left:148.05pt;margin-top:191.45pt;width:1in;height:9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" strokecolor="red">
                <v:path arrowok="t"/>
                <v:textbox inset=",0,,0">
                  <w:txbxContent>
                    <w:p w14:paraId="73540843" w14:textId="77777777" w:rsidR="003A7329" w:rsidRDefault="003A7329" w:rsidP="003A7329">
                      <w:pPr>
                        <w:rPr>
                          <w:color w:val="FF0000"/>
                          <w:sz w:val="16"/>
                        </w:rPr>
                      </w:pPr>
                      <w:r>
                        <w:rPr>
                          <w:color w:val="FF0000"/>
                          <w:sz w:val="16"/>
                        </w:rPr>
                        <w:t>Command Box</w:t>
                      </w:r>
                    </w:p>
                  </w:txbxContent>
                </v:textbox>
              </v:shape>
            </w:pict>
          </mc:Fallback>
        </mc:AlternateContent>
      </w:r>
      <w:r>
        <w:rPr>
          <w:noProof/>
        </w:rPr>
        <mc:AlternateContent>
          <mc:Choice Requires="wps">
            <w:drawing>
              <wp:anchor distT="0" distB="0" distL="114300" distR="114300" simplePos="0" relativeHeight="251891200" behindDoc="0" locked="0" layoutInCell="1" allowOverlap="1" wp14:anchorId="02946D50" wp14:editId="13323576">
                <wp:simplePos x="0" y="0"/>
                <wp:positionH relativeFrom="column">
                  <wp:posOffset>1194435</wp:posOffset>
                </wp:positionH>
                <wp:positionV relativeFrom="paragraph">
                  <wp:posOffset>888365</wp:posOffset>
                </wp:positionV>
                <wp:extent cx="457200" cy="0"/>
                <wp:effectExtent l="0" t="50800" r="0" b="63500"/>
                <wp:wrapNone/>
                <wp:docPr id="2420" name="Lin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57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5C02D" id="Line 1798" o:spid="_x0000_s1026" style="position:absolute;flip:x y;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69.95pt" to="130.05pt,6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" strokecolor="red">
                <v:stroke endarrow="block"/>
                <o:lock v:ext="edit" shapetype="f"/>
              </v:line>
            </w:pict>
          </mc:Fallback>
        </mc:AlternateContent>
      </w:r>
      <w:r>
        <w:rPr>
          <w:noProof/>
        </w:rPr>
        <mc:AlternateContent>
          <mc:Choice Requires="wps">
            <w:drawing>
              <wp:anchor distT="0" distB="0" distL="114300" distR="114300" simplePos="0" relativeHeight="251890176" behindDoc="0" locked="0" layoutInCell="1" allowOverlap="1" wp14:anchorId="0839A778" wp14:editId="26DA6888">
                <wp:simplePos x="0" y="0"/>
                <wp:positionH relativeFrom="column">
                  <wp:posOffset>1651635</wp:posOffset>
                </wp:positionH>
                <wp:positionV relativeFrom="paragraph">
                  <wp:posOffset>831215</wp:posOffset>
                </wp:positionV>
                <wp:extent cx="1943100" cy="126365"/>
                <wp:effectExtent l="0" t="0" r="0" b="1270"/>
                <wp:wrapNone/>
                <wp:docPr id="2419" name="Text Box 1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3100" cy="126365"/>
                        </a:xfrm>
                        <a:prstGeom prst="rect">
                          <a:avLst/>
                        </a:prstGeom>
                        <a:solidFill>
                          <a:srgbClr val="FFFFFF"/>
                        </a:solidFill>
                        <a:ln w="9525">
                          <a:solidFill>
                            <a:srgbClr val="FF0000"/>
                          </a:solidFill>
                          <a:miter lim="800000"/>
                          <a:headEnd/>
                          <a:tailEnd/>
                        </a:ln>
                      </wps:spPr>
                      <wps:txbx>
                        <w:txbxContent>
                          <w:p w14:paraId="69E7B262" w14:textId="77777777" w:rsidR="003A7329" w:rsidRDefault="003A7329" w:rsidP="003A7329">
                            <w:pPr>
                              <w:rPr>
                                <w:color w:val="FF0000"/>
                                <w:sz w:val="16"/>
                              </w:rPr>
                            </w:pPr>
                            <w:r>
                              <w:rPr>
                                <w:color w:val="FF0000"/>
                                <w:sz w:val="16"/>
                              </w:rPr>
                              <w:t>Interaction Window or “Trace” Window</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39A778" id="Text Box 1797" o:spid="_x0000_s1040" type="#_x0000_t202" style="position:absolute;margin-left:130.05pt;margin-top:65.45pt;width:153pt;height:9.9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" strokecolor="red">
                <v:path arrowok="t"/>
                <v:textbox style="mso-fit-shape-to-text:t" inset=",0,,0">
                  <w:txbxContent>
                    <w:p w14:paraId="69E7B262" w14:textId="77777777" w:rsidR="003A7329" w:rsidRDefault="003A7329" w:rsidP="003A7329">
                      <w:pPr>
                        <w:rPr>
                          <w:color w:val="FF0000"/>
                          <w:sz w:val="16"/>
                        </w:rPr>
                      </w:pPr>
                      <w:r>
                        <w:rPr>
                          <w:color w:val="FF0000"/>
                          <w:sz w:val="16"/>
                        </w:rPr>
                        <w:t>Interaction Window or “Trace” Window</w:t>
                      </w:r>
                    </w:p>
                  </w:txbxContent>
                </v:textbox>
              </v:shape>
            </w:pict>
          </mc:Fallback>
        </mc:AlternateContent>
      </w:r>
      <w:r>
        <w:rPr>
          <w:noProof/>
        </w:rPr>
        <w:drawing>
          <wp:inline distT="0" distB="0" distL="0" distR="0" wp14:anchorId="23E8FD41" wp14:editId="3C4863E8">
            <wp:extent cx="5935980" cy="395287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952875"/>
                    </a:xfrm>
                    <a:prstGeom prst="rect">
                      <a:avLst/>
                    </a:prstGeom>
                    <a:noFill/>
                    <a:ln>
                      <a:noFill/>
                    </a:ln>
                  </pic:spPr>
                </pic:pic>
              </a:graphicData>
            </a:graphic>
          </wp:inline>
        </w:drawing>
      </w:r>
    </w:p>
    <w:p w14:paraId="41D21846" w14:textId="77777777" w:rsidR="004B179B" w:rsidRDefault="004B179B"/>
    <w:p w14:paraId="33FA04EE" w14:textId="77777777" w:rsidR="004B179B" w:rsidRDefault="004B179B">
      <w:r>
        <w:t xml:space="preserve">After clicking on Create </w:t>
      </w:r>
      <w:r w:rsidR="007F1C15">
        <w:t>Agent</w:t>
      </w:r>
      <w:r>
        <w:t xml:space="preserve">, </w:t>
      </w:r>
      <w:r w:rsidR="00617671">
        <w:t>the agent</w:t>
      </w:r>
      <w:r w:rsidR="007963DE">
        <w:t>’s</w:t>
      </w:r>
      <w:r w:rsidR="00617671">
        <w:t xml:space="preserve"> Soar Debugger window will appear</w:t>
      </w:r>
      <w:r>
        <w:t xml:space="preserve">. Arrange the </w:t>
      </w:r>
      <w:r w:rsidR="00661481">
        <w:t xml:space="preserve">Java </w:t>
      </w:r>
      <w:r>
        <w:t>Eater</w:t>
      </w:r>
      <w:r w:rsidR="00661481">
        <w:t>s</w:t>
      </w:r>
      <w:r>
        <w:t xml:space="preserve"> window</w:t>
      </w:r>
      <w:r w:rsidR="00661481">
        <w:t xml:space="preserve"> and the Soar Debugger windows</w:t>
      </w:r>
      <w:r>
        <w:t xml:space="preserve"> so that they do not overlap.</w:t>
      </w:r>
      <w:r w:rsidR="00661481">
        <w:t xml:space="preserve">  You might need to resize the Soar Debugger window to make it shorter.  Don’t make it too narrow </w:t>
      </w:r>
      <w:r w:rsidR="007963DE">
        <w:t>or it will be difficult to view Soar’s output.</w:t>
      </w:r>
    </w:p>
    <w:p w14:paraId="199BED96" w14:textId="77777777" w:rsidR="004B179B" w:rsidRDefault="004B179B"/>
    <w:p w14:paraId="0DF66624" w14:textId="77777777" w:rsidR="004B179B" w:rsidRDefault="00113EF2">
      <w:r>
        <w:rPr>
          <w:noProof/>
        </w:rPr>
        <w:lastRenderedPageBreak/>
        <w:t>The Soar Debugger</w:t>
      </w:r>
      <w:r w:rsidR="004B179B">
        <w:t xml:space="preserve"> Window will look as shown </w:t>
      </w:r>
      <w:r>
        <w:t>above</w:t>
      </w:r>
      <w:r w:rsidR="004B179B">
        <w:t xml:space="preserve">, although it </w:t>
      </w:r>
      <w:r>
        <w:t>may</w:t>
      </w:r>
      <w:r w:rsidR="004B179B">
        <w:t xml:space="preserve"> be larger, and have additional panes. </w:t>
      </w:r>
      <w:r>
        <w:t xml:space="preserve"> </w:t>
      </w:r>
      <w:r w:rsidR="00172A36">
        <w:t xml:space="preserve">The eater is referred to by its color, which is listed in the window title (remote red).  </w:t>
      </w:r>
      <w:r>
        <w:t xml:space="preserve">Once you are familiar with the Debugger, you can completely customize its appearance.  </w:t>
      </w:r>
      <w:r w:rsidR="004B179B">
        <w:t xml:space="preserve">Across the top are a series of </w:t>
      </w:r>
      <w:proofErr w:type="gramStart"/>
      <w:r w:rsidR="004B179B">
        <w:t>pull down</w:t>
      </w:r>
      <w:proofErr w:type="gramEnd"/>
      <w:r w:rsidR="004B179B">
        <w:t xml:space="preserve"> menus, which are described later. </w:t>
      </w:r>
      <w:r>
        <w:t>On the left side</w:t>
      </w:r>
      <w:r w:rsidR="004B179B">
        <w:t xml:space="preserve"> of the window is </w:t>
      </w:r>
      <w:r>
        <w:t xml:space="preserve">the Interaction Window </w:t>
      </w:r>
      <w:r w:rsidR="004B179B">
        <w:t>where trace and debugging information will be displayed.</w:t>
      </w:r>
      <w:r>
        <w:t xml:space="preserve">  Just below it is the Command Box where you can type in commands.</w:t>
      </w:r>
      <w:r w:rsidR="004B179B">
        <w:t xml:space="preserve"> The bottom of the window contains buttons for single stepping, </w:t>
      </w:r>
      <w:r w:rsidR="00FC5061">
        <w:t>running, or stopping the eater, setting Watch levels, and printing information.  The layout of the buttons may change depending on the size of the window and user preferences.</w:t>
      </w:r>
      <w:r>
        <w:t xml:space="preserve">  Features available in the Debugger will be described throughout this document as they are needed.  More details are provided in “Intro to the Soar Debugger in Java.doc” </w:t>
      </w:r>
      <w:r w:rsidR="008A73FB">
        <w:t xml:space="preserve">at </w:t>
      </w:r>
      <w:hyperlink r:id="rId14" w:history="1">
        <w:r w:rsidR="008A73FB">
          <w:rPr>
            <w:rStyle w:val="Hyperlink"/>
          </w:rPr>
          <w:t>https://soar.eecs.umich.edu/articles/articles/faqs-and-guides/69-intro-to-the-soar-debugger</w:t>
        </w:r>
      </w:hyperlink>
      <w:r>
        <w:t>.</w:t>
      </w:r>
    </w:p>
    <w:p w14:paraId="40B933F7" w14:textId="77777777" w:rsidR="00113EF2" w:rsidRDefault="00113EF2"/>
    <w:p w14:paraId="1C0B701C" w14:textId="77777777" w:rsidR="00B564AF" w:rsidRDefault="003A7329">
      <w:r>
        <w:t>You should also see that the Java Eaters window has changed.  The Red Eater is shown on the map, and the Eater name and score are shown in the Agent List.  To the right of the Agent List is the sensor data for the Eater, showing the contents of the map cells that surround the Eater.</w:t>
      </w:r>
    </w:p>
    <w:p w14:paraId="7DD8B2CB" w14:textId="77777777" w:rsidR="003A7329" w:rsidRDefault="007B3A13">
      <w:r>
        <w:rPr>
          <w:noProof/>
        </w:rPr>
        <mc:AlternateContent>
          <mc:Choice Requires="wps">
            <w:drawing>
              <wp:anchor distT="0" distB="0" distL="114300" distR="114300" simplePos="0" relativeHeight="251900416" behindDoc="0" locked="0" layoutInCell="1" allowOverlap="1" wp14:anchorId="402D8516" wp14:editId="2D57739C">
                <wp:simplePos x="0" y="0"/>
                <wp:positionH relativeFrom="column">
                  <wp:posOffset>3289935</wp:posOffset>
                </wp:positionH>
                <wp:positionV relativeFrom="paragraph">
                  <wp:posOffset>529590</wp:posOffset>
                </wp:positionV>
                <wp:extent cx="393065" cy="228600"/>
                <wp:effectExtent l="0" t="0" r="635" b="0"/>
                <wp:wrapNone/>
                <wp:docPr id="2418" name="Text Box 1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3065" cy="2286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D7248D" w14:textId="77777777" w:rsidR="0056629A" w:rsidRPr="00A90DC3" w:rsidRDefault="0056629A" w:rsidP="0056629A"/>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D8516" id="Text Box 1805" o:spid="_x0000_s1041" type="#_x0000_t202" style="position:absolute;margin-left:259.05pt;margin-top:41.7pt;width:30.95pt;height:18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" filled="f" strokecolor="red">
                <v:path arrowok="t"/>
                <v:textbox inset=",0,,0">
                  <w:txbxContent>
                    <w:p w14:paraId="10D7248D" w14:textId="77777777" w:rsidR="0056629A" w:rsidRPr="00A90DC3" w:rsidRDefault="0056629A" w:rsidP="0056629A"/>
                  </w:txbxContent>
                </v:textbox>
              </v:shape>
            </w:pict>
          </mc:Fallback>
        </mc:AlternateContent>
      </w:r>
    </w:p>
    <w:p w14:paraId="7D5000AA" w14:textId="77777777" w:rsidR="004B179B" w:rsidRDefault="007B3A13">
      <w:r>
        <w:rPr>
          <w:noProof/>
        </w:rPr>
        <mc:AlternateContent>
          <mc:Choice Requires="wps">
            <w:drawing>
              <wp:anchor distT="0" distB="0" distL="114300" distR="114300" simplePos="0" relativeHeight="251919872" behindDoc="0" locked="0" layoutInCell="1" allowOverlap="1" wp14:anchorId="0EFB009D" wp14:editId="4E5351D0">
                <wp:simplePos x="0" y="0"/>
                <wp:positionH relativeFrom="column">
                  <wp:posOffset>5080635</wp:posOffset>
                </wp:positionH>
                <wp:positionV relativeFrom="paragraph">
                  <wp:posOffset>1469390</wp:posOffset>
                </wp:positionV>
                <wp:extent cx="342900" cy="342900"/>
                <wp:effectExtent l="25400" t="0" r="0" b="25400"/>
                <wp:wrapNone/>
                <wp:docPr id="2417" name="Line 1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290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3E84E" id="Line 1828" o:spid="_x0000_s1026" style="position:absolute;flip:x;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05pt,115.7pt" to="427.05pt,1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" strokecolor="red">
                <v:stroke endarrow="block"/>
                <o:lock v:ext="edit" shapetype="f"/>
              </v:line>
            </w:pict>
          </mc:Fallback>
        </mc:AlternateContent>
      </w:r>
      <w:r>
        <w:rPr>
          <w:noProof/>
        </w:rPr>
        <mc:AlternateContent>
          <mc:Choice Requires="wps">
            <w:drawing>
              <wp:anchor distT="0" distB="0" distL="114300" distR="114300" simplePos="0" relativeHeight="251918848" behindDoc="0" locked="0" layoutInCell="1" allowOverlap="1" wp14:anchorId="6D767D0A" wp14:editId="75A7D8B9">
                <wp:simplePos x="0" y="0"/>
                <wp:positionH relativeFrom="column">
                  <wp:posOffset>4859655</wp:posOffset>
                </wp:positionH>
                <wp:positionV relativeFrom="paragraph">
                  <wp:posOffset>1240790</wp:posOffset>
                </wp:positionV>
                <wp:extent cx="1668780" cy="228600"/>
                <wp:effectExtent l="0" t="0" r="0" b="0"/>
                <wp:wrapNone/>
                <wp:docPr id="2416" name="Text Box 1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8780" cy="228600"/>
                        </a:xfrm>
                        <a:prstGeom prst="rect">
                          <a:avLst/>
                        </a:prstGeom>
                        <a:solidFill>
                          <a:srgbClr val="FFFFFF"/>
                        </a:solidFill>
                        <a:ln w="9525">
                          <a:solidFill>
                            <a:srgbClr val="FF0000"/>
                          </a:solidFill>
                          <a:miter lim="800000"/>
                          <a:headEnd/>
                          <a:tailEnd/>
                        </a:ln>
                      </wps:spPr>
                      <wps:txbx>
                        <w:txbxContent>
                          <w:p w14:paraId="6515BBF5" w14:textId="77777777" w:rsidR="00BE0524" w:rsidRDefault="00BE0524" w:rsidP="00BE0524">
                            <w:pPr>
                              <w:rPr>
                                <w:color w:val="FF0000"/>
                                <w:sz w:val="16"/>
                              </w:rPr>
                            </w:pPr>
                            <w:r>
                              <w:rPr>
                                <w:color w:val="FF0000"/>
                                <w:sz w:val="16"/>
                              </w:rPr>
                              <w:t>Press this button to reload the productions for the eater.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67D0A" id="Text Box 1827" o:spid="_x0000_s1042" type="#_x0000_t202" style="position:absolute;margin-left:382.65pt;margin-top:97.7pt;width:131.4pt;height:18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" strokecolor="red">
                <v:path arrowok="t"/>
                <v:textbox inset=",0,,0">
                  <w:txbxContent>
                    <w:p w14:paraId="6515BBF5" w14:textId="77777777" w:rsidR="00BE0524" w:rsidRDefault="00BE0524" w:rsidP="00BE0524">
                      <w:pPr>
                        <w:rPr>
                          <w:color w:val="FF0000"/>
                          <w:sz w:val="16"/>
                        </w:rPr>
                      </w:pPr>
                      <w:r>
                        <w:rPr>
                          <w:color w:val="FF0000"/>
                          <w:sz w:val="16"/>
                        </w:rPr>
                        <w:t>Press this button to reload the productions for the eater.</w:t>
                      </w:r>
                    </w:p>
                  </w:txbxContent>
                </v:textbox>
              </v:shape>
            </w:pict>
          </mc:Fallback>
        </mc:AlternateContent>
      </w:r>
      <w:r>
        <w:rPr>
          <w:noProof/>
        </w:rPr>
        <mc:AlternateContent>
          <mc:Choice Requires="wps">
            <w:drawing>
              <wp:anchor distT="0" distB="0" distL="114300" distR="114300" simplePos="0" relativeHeight="251901440" behindDoc="0" locked="0" layoutInCell="1" allowOverlap="1" wp14:anchorId="43322738" wp14:editId="76176C7A">
                <wp:simplePos x="0" y="0"/>
                <wp:positionH relativeFrom="column">
                  <wp:posOffset>3709035</wp:posOffset>
                </wp:positionH>
                <wp:positionV relativeFrom="paragraph">
                  <wp:posOffset>478790</wp:posOffset>
                </wp:positionV>
                <wp:extent cx="1143000" cy="304800"/>
                <wp:effectExtent l="0" t="38100" r="0" b="0"/>
                <wp:wrapNone/>
                <wp:docPr id="2415" name="Line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005EB" id="Line 1806" o:spid="_x0000_s1026" style="position:absolute;flip:x 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37.7pt" to="382.05pt,6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" strokecolor="red">
                <v:stroke endarrow="block"/>
                <o:lock v:ext="edit" shapetype="f"/>
              </v:line>
            </w:pict>
          </mc:Fallback>
        </mc:AlternateContent>
      </w:r>
      <w:r>
        <w:rPr>
          <w:noProof/>
        </w:rPr>
        <mc:AlternateContent>
          <mc:Choice Requires="wps">
            <w:drawing>
              <wp:anchor distT="0" distB="0" distL="114300" distR="114300" simplePos="0" relativeHeight="251899392" behindDoc="0" locked="0" layoutInCell="1" allowOverlap="1" wp14:anchorId="7BA97C0D" wp14:editId="300908F7">
                <wp:simplePos x="0" y="0"/>
                <wp:positionH relativeFrom="column">
                  <wp:posOffset>4852035</wp:posOffset>
                </wp:positionH>
                <wp:positionV relativeFrom="paragraph">
                  <wp:posOffset>669290</wp:posOffset>
                </wp:positionV>
                <wp:extent cx="1668780" cy="228600"/>
                <wp:effectExtent l="0" t="0" r="0" b="0"/>
                <wp:wrapNone/>
                <wp:docPr id="2414" name="Text Box 1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8780" cy="228600"/>
                        </a:xfrm>
                        <a:prstGeom prst="rect">
                          <a:avLst/>
                        </a:prstGeom>
                        <a:solidFill>
                          <a:srgbClr val="FFFFFF"/>
                        </a:solidFill>
                        <a:ln w="9525">
                          <a:solidFill>
                            <a:srgbClr val="FF0000"/>
                          </a:solidFill>
                          <a:miter lim="800000"/>
                          <a:headEnd/>
                          <a:tailEnd/>
                        </a:ln>
                      </wps:spPr>
                      <wps:txbx>
                        <w:txbxContent>
                          <w:p w14:paraId="497EA72B" w14:textId="77777777" w:rsidR="0056629A" w:rsidRDefault="0056629A" w:rsidP="0056629A">
                            <w:pPr>
                              <w:rPr>
                                <w:color w:val="FF0000"/>
                                <w:sz w:val="16"/>
                              </w:rPr>
                            </w:pPr>
                            <w:r>
                              <w:rPr>
                                <w:color w:val="FF0000"/>
                                <w:sz w:val="16"/>
                              </w:rPr>
                              <w:t>Press this button to start your eater.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97C0D" id="Text Box 1804" o:spid="_x0000_s1043" type="#_x0000_t202" style="position:absolute;margin-left:382.05pt;margin-top:52.7pt;width:131.4pt;height:18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" strokecolor="red">
                <v:path arrowok="t"/>
                <v:textbox inset=",0,,0">
                  <w:txbxContent>
                    <w:p w14:paraId="497EA72B" w14:textId="77777777" w:rsidR="0056629A" w:rsidRDefault="0056629A" w:rsidP="0056629A">
                      <w:pPr>
                        <w:rPr>
                          <w:color w:val="FF0000"/>
                          <w:sz w:val="16"/>
                        </w:rPr>
                      </w:pPr>
                      <w:r>
                        <w:rPr>
                          <w:color w:val="FF0000"/>
                          <w:sz w:val="16"/>
                        </w:rPr>
                        <w:t>Press this button to start your eater.</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65A9CA83" wp14:editId="3DCAFB2D">
                <wp:simplePos x="0" y="0"/>
                <wp:positionH relativeFrom="column">
                  <wp:posOffset>5194935</wp:posOffset>
                </wp:positionH>
                <wp:positionV relativeFrom="paragraph">
                  <wp:posOffset>3238500</wp:posOffset>
                </wp:positionV>
                <wp:extent cx="0" cy="685800"/>
                <wp:effectExtent l="63500" t="25400" r="25400" b="0"/>
                <wp:wrapNone/>
                <wp:docPr id="2413" name="Line 1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685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8C08F" id="Line 1478" o:spid="_x0000_s1026" style="position:absolute;flip:y;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05pt,255pt" to="409.05pt,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" strokecolor="red">
                <v:stroke endarrow="block"/>
                <o:lock v:ext="edit" shapetype="f"/>
              </v:line>
            </w:pict>
          </mc:Fallback>
        </mc:AlternateContent>
      </w:r>
      <w:r>
        <w:rPr>
          <w:noProof/>
        </w:rPr>
        <mc:AlternateContent>
          <mc:Choice Requires="wps">
            <w:drawing>
              <wp:anchor distT="0" distB="0" distL="114300" distR="114300" simplePos="0" relativeHeight="251897344" behindDoc="0" locked="0" layoutInCell="1" allowOverlap="1" wp14:anchorId="2F12C34B" wp14:editId="7DDAD4D5">
                <wp:simplePos x="0" y="0"/>
                <wp:positionH relativeFrom="column">
                  <wp:posOffset>3480435</wp:posOffset>
                </wp:positionH>
                <wp:positionV relativeFrom="paragraph">
                  <wp:posOffset>3124200</wp:posOffset>
                </wp:positionV>
                <wp:extent cx="114300" cy="800100"/>
                <wp:effectExtent l="0" t="12700" r="25400" b="0"/>
                <wp:wrapNone/>
                <wp:docPr id="2412" name="Line 1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8001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4DFF1" id="Line 1480" o:spid="_x0000_s1026" style="position:absolute;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246pt" to="283.05pt,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866624" behindDoc="0" locked="0" layoutInCell="1" allowOverlap="1" wp14:anchorId="4F23DF3F" wp14:editId="2E385512">
                <wp:simplePos x="0" y="0"/>
                <wp:positionH relativeFrom="column">
                  <wp:posOffset>1346835</wp:posOffset>
                </wp:positionH>
                <wp:positionV relativeFrom="paragraph">
                  <wp:posOffset>3634740</wp:posOffset>
                </wp:positionV>
                <wp:extent cx="8890" cy="289560"/>
                <wp:effectExtent l="63500" t="25400" r="29210" b="2540"/>
                <wp:wrapNone/>
                <wp:docPr id="2411" name="Lin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890" cy="2895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E0009" id="Line 1477" o:spid="_x0000_s1026" style="position:absolute;flip:x y;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05pt,286.2pt" to="106.75pt,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" strokecolor="red">
                <v:stroke endarrow="block"/>
                <o:lock v:ext="edit" shapetype="f"/>
              </v:line>
            </w:pict>
          </mc:Fallback>
        </mc:AlternateContent>
      </w:r>
      <w:r>
        <w:rPr>
          <w:noProof/>
        </w:rPr>
        <w:drawing>
          <wp:inline distT="0" distB="0" distL="0" distR="0" wp14:anchorId="42245D92" wp14:editId="08266F34">
            <wp:extent cx="5935980" cy="360616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06165"/>
                    </a:xfrm>
                    <a:prstGeom prst="rect">
                      <a:avLst/>
                    </a:prstGeom>
                    <a:noFill/>
                    <a:ln>
                      <a:noFill/>
                    </a:ln>
                  </pic:spPr>
                </pic:pic>
              </a:graphicData>
            </a:graphic>
          </wp:inline>
        </w:drawing>
      </w:r>
    </w:p>
    <w:p w14:paraId="013681C2" w14:textId="77777777" w:rsidR="003A7329" w:rsidRDefault="003A7329"/>
    <w:p w14:paraId="231C96AB" w14:textId="77777777" w:rsidR="003A7329" w:rsidRDefault="003A7329"/>
    <w:p w14:paraId="1ACCD187" w14:textId="77777777" w:rsidR="003A7329" w:rsidRDefault="007B3A13">
      <w:r>
        <w:rPr>
          <w:noProof/>
        </w:rPr>
        <mc:AlternateContent>
          <mc:Choice Requires="wps">
            <w:drawing>
              <wp:anchor distT="0" distB="0" distL="114300" distR="114300" simplePos="0" relativeHeight="251896320" behindDoc="0" locked="0" layoutInCell="1" allowOverlap="1" wp14:anchorId="4584C41B" wp14:editId="11640BB7">
                <wp:simplePos x="0" y="0"/>
                <wp:positionH relativeFrom="column">
                  <wp:posOffset>4623435</wp:posOffset>
                </wp:positionH>
                <wp:positionV relativeFrom="paragraph">
                  <wp:posOffset>76835</wp:posOffset>
                </wp:positionV>
                <wp:extent cx="1371600" cy="126365"/>
                <wp:effectExtent l="0" t="0" r="0" b="1270"/>
                <wp:wrapNone/>
                <wp:docPr id="2410" name="Text Box 1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126365"/>
                        </a:xfrm>
                        <a:prstGeom prst="rect">
                          <a:avLst/>
                        </a:prstGeom>
                        <a:solidFill>
                          <a:srgbClr val="FFFFFF"/>
                        </a:solidFill>
                        <a:ln w="9525">
                          <a:solidFill>
                            <a:srgbClr val="FF0000"/>
                          </a:solidFill>
                          <a:miter lim="800000"/>
                          <a:headEnd/>
                          <a:tailEnd/>
                        </a:ln>
                      </wps:spPr>
                      <wps:txbx>
                        <w:txbxContent>
                          <w:p w14:paraId="1FAAFFC3" w14:textId="77777777" w:rsidR="003A7329" w:rsidRDefault="0056629A" w:rsidP="003A7329">
                            <w:pPr>
                              <w:rPr>
                                <w:color w:val="FF0000"/>
                                <w:sz w:val="16"/>
                              </w:rPr>
                            </w:pPr>
                            <w:r>
                              <w:rPr>
                                <w:color w:val="FF0000"/>
                                <w:sz w:val="16"/>
                              </w:rPr>
                              <w:t>Sensor Data for an Eater.</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84C41B" id="Text Box 1803" o:spid="_x0000_s1044" type="#_x0000_t202" style="position:absolute;margin-left:364.05pt;margin-top:6.05pt;width:108pt;height:9.9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" strokecolor="red">
                <v:path arrowok="t"/>
                <v:textbox style="mso-fit-shape-to-text:t" inset=",0,,0">
                  <w:txbxContent>
                    <w:p w14:paraId="1FAAFFC3" w14:textId="77777777" w:rsidR="003A7329" w:rsidRDefault="0056629A" w:rsidP="003A7329">
                      <w:pPr>
                        <w:rPr>
                          <w:color w:val="FF0000"/>
                          <w:sz w:val="16"/>
                        </w:rPr>
                      </w:pPr>
                      <w:r>
                        <w:rPr>
                          <w:color w:val="FF0000"/>
                          <w:sz w:val="16"/>
                        </w:rPr>
                        <w:t>Sensor Data for an Eater.</w:t>
                      </w:r>
                    </w:p>
                  </w:txbxContent>
                </v:textbox>
              </v:shape>
            </w:pict>
          </mc:Fallback>
        </mc:AlternateContent>
      </w:r>
      <w:r>
        <w:rPr>
          <w:noProof/>
        </w:rPr>
        <mc:AlternateContent>
          <mc:Choice Requires="wps">
            <w:drawing>
              <wp:anchor distT="0" distB="0" distL="114300" distR="114300" simplePos="0" relativeHeight="251895296" behindDoc="0" locked="0" layoutInCell="1" allowOverlap="1" wp14:anchorId="46221F08" wp14:editId="260D4E8C">
                <wp:simplePos x="0" y="0"/>
                <wp:positionH relativeFrom="column">
                  <wp:posOffset>2337435</wp:posOffset>
                </wp:positionH>
                <wp:positionV relativeFrom="paragraph">
                  <wp:posOffset>76835</wp:posOffset>
                </wp:positionV>
                <wp:extent cx="1943100" cy="126365"/>
                <wp:effectExtent l="0" t="0" r="0" b="1270"/>
                <wp:wrapNone/>
                <wp:docPr id="2409" name="Text Box 1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3100" cy="126365"/>
                        </a:xfrm>
                        <a:prstGeom prst="rect">
                          <a:avLst/>
                        </a:prstGeom>
                        <a:solidFill>
                          <a:srgbClr val="FFFFFF"/>
                        </a:solidFill>
                        <a:ln w="9525">
                          <a:solidFill>
                            <a:srgbClr val="FF0000"/>
                          </a:solidFill>
                          <a:miter lim="800000"/>
                          <a:headEnd/>
                          <a:tailEnd/>
                        </a:ln>
                      </wps:spPr>
                      <wps:txbx>
                        <w:txbxContent>
                          <w:p w14:paraId="114DCC2B" w14:textId="77777777" w:rsidR="003A7329" w:rsidRDefault="003A7329" w:rsidP="003A7329">
                            <w:pPr>
                              <w:rPr>
                                <w:color w:val="FF0000"/>
                                <w:sz w:val="16"/>
                              </w:rPr>
                            </w:pPr>
                            <w:r>
                              <w:rPr>
                                <w:color w:val="FF0000"/>
                                <w:sz w:val="16"/>
                              </w:rPr>
                              <w:t xml:space="preserve">Agent List showing name and score. </w:t>
                            </w: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221F08" id="Text Box 1802" o:spid="_x0000_s1045" type="#_x0000_t202" style="position:absolute;margin-left:184.05pt;margin-top:6.05pt;width:153pt;height:9.9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" strokecolor="red">
                <v:path arrowok="t"/>
                <v:textbox style="mso-fit-shape-to-text:t" inset=",0,,0">
                  <w:txbxContent>
                    <w:p w14:paraId="114DCC2B" w14:textId="77777777" w:rsidR="003A7329" w:rsidRDefault="003A7329" w:rsidP="003A7329">
                      <w:pPr>
                        <w:rPr>
                          <w:color w:val="FF0000"/>
                          <w:sz w:val="16"/>
                        </w:rPr>
                      </w:pPr>
                      <w:r>
                        <w:rPr>
                          <w:color w:val="FF0000"/>
                          <w:sz w:val="16"/>
                        </w:rPr>
                        <w:t xml:space="preserve">Agent List showing name and score. </w:t>
                      </w:r>
                    </w:p>
                  </w:txbxContent>
                </v:textbox>
              </v:shape>
            </w:pict>
          </mc:Fallback>
        </mc:AlternateContent>
      </w:r>
      <w:r>
        <w:rPr>
          <w:noProof/>
        </w:rPr>
        <mc:AlternateContent>
          <mc:Choice Requires="wps">
            <w:drawing>
              <wp:anchor distT="0" distB="0" distL="114300" distR="114300" simplePos="0" relativeHeight="251894272" behindDoc="0" locked="0" layoutInCell="1" allowOverlap="1" wp14:anchorId="678B2620" wp14:editId="60428E96">
                <wp:simplePos x="0" y="0"/>
                <wp:positionH relativeFrom="column">
                  <wp:posOffset>622935</wp:posOffset>
                </wp:positionH>
                <wp:positionV relativeFrom="paragraph">
                  <wp:posOffset>88900</wp:posOffset>
                </wp:positionV>
                <wp:extent cx="1600200" cy="114300"/>
                <wp:effectExtent l="0" t="0" r="0" b="0"/>
                <wp:wrapNone/>
                <wp:docPr id="2408" name="Text Box 1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114300"/>
                        </a:xfrm>
                        <a:prstGeom prst="rect">
                          <a:avLst/>
                        </a:prstGeom>
                        <a:solidFill>
                          <a:srgbClr val="FFFFFF"/>
                        </a:solidFill>
                        <a:ln w="9525">
                          <a:solidFill>
                            <a:srgbClr val="FF0000"/>
                          </a:solidFill>
                          <a:miter lim="800000"/>
                          <a:headEnd/>
                          <a:tailEnd/>
                        </a:ln>
                      </wps:spPr>
                      <wps:txbx>
                        <w:txbxContent>
                          <w:p w14:paraId="00F7FBFC" w14:textId="77777777" w:rsidR="003A7329" w:rsidRDefault="003A7329" w:rsidP="003A7329">
                            <w:pPr>
                              <w:rPr>
                                <w:color w:val="FF0000"/>
                                <w:sz w:val="16"/>
                              </w:rPr>
                            </w:pPr>
                            <w:r>
                              <w:rPr>
                                <w:color w:val="FF0000"/>
                                <w:sz w:val="16"/>
                              </w:rPr>
                              <w:t>M</w:t>
                            </w:r>
                            <w:r w:rsidR="0056629A">
                              <w:rPr>
                                <w:color w:val="FF0000"/>
                                <w:sz w:val="16"/>
                              </w:rPr>
                              <w:t>ap showing Eater locations.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B2620" id="Text Box 1801" o:spid="_x0000_s1046" type="#_x0000_t202" style="position:absolute;margin-left:49.05pt;margin-top:7pt;width:126pt;height:9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" strokecolor="red">
                <v:path arrowok="t"/>
                <v:textbox inset=",0,,0">
                  <w:txbxContent>
                    <w:p w14:paraId="00F7FBFC" w14:textId="77777777" w:rsidR="003A7329" w:rsidRDefault="003A7329" w:rsidP="003A7329">
                      <w:pPr>
                        <w:rPr>
                          <w:color w:val="FF0000"/>
                          <w:sz w:val="16"/>
                        </w:rPr>
                      </w:pPr>
                      <w:r>
                        <w:rPr>
                          <w:color w:val="FF0000"/>
                          <w:sz w:val="16"/>
                        </w:rPr>
                        <w:t>M</w:t>
                      </w:r>
                      <w:r w:rsidR="0056629A">
                        <w:rPr>
                          <w:color w:val="FF0000"/>
                          <w:sz w:val="16"/>
                        </w:rPr>
                        <w:t>ap showing Eater locations.</w:t>
                      </w:r>
                    </w:p>
                  </w:txbxContent>
                </v:textbox>
              </v:shape>
            </w:pict>
          </mc:Fallback>
        </mc:AlternateContent>
      </w:r>
    </w:p>
    <w:p w14:paraId="3E8ED7E3" w14:textId="77777777" w:rsidR="003A7329" w:rsidRDefault="003A7329"/>
    <w:p w14:paraId="08FCE544" w14:textId="77777777" w:rsidR="004B179B" w:rsidRDefault="00C465A0" w:rsidP="00621F0E">
      <w:pPr>
        <w:pStyle w:val="Heading3"/>
        <w:rPr>
          <w:noProof/>
        </w:rPr>
      </w:pPr>
      <w:r>
        <w:br w:type="page"/>
      </w:r>
      <w:r w:rsidR="007B3A13">
        <w:rPr>
          <w:noProof/>
        </w:rPr>
        <w:lastRenderedPageBreak/>
        <mc:AlternateContent>
          <mc:Choice Requires="wps">
            <w:drawing>
              <wp:anchor distT="0" distB="0" distL="114300" distR="114300" simplePos="0" relativeHeight="251409920" behindDoc="0" locked="0" layoutInCell="0" allowOverlap="1" wp14:anchorId="7464FF15" wp14:editId="619ACCBA">
                <wp:simplePos x="0" y="0"/>
                <wp:positionH relativeFrom="column">
                  <wp:posOffset>-4833620</wp:posOffset>
                </wp:positionH>
                <wp:positionV relativeFrom="paragraph">
                  <wp:posOffset>66040</wp:posOffset>
                </wp:positionV>
                <wp:extent cx="1536065" cy="23495"/>
                <wp:effectExtent l="25400" t="38100" r="0" b="65405"/>
                <wp:wrapNone/>
                <wp:docPr id="240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36065" cy="2349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B41FE" id="Line 87" o:spid="_x0000_s1026" style="position:absolute;flip:x;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6pt,5.2pt" to="-259.6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" o:allowincell="f" strokecolor="red">
                <v:stroke endarrow="block"/>
                <o:lock v:ext="edit" shapetype="f"/>
              </v:line>
            </w:pict>
          </mc:Fallback>
        </mc:AlternateContent>
      </w:r>
      <w:r w:rsidR="007B3A13">
        <w:rPr>
          <w:noProof/>
        </w:rPr>
        <mc:AlternateContent>
          <mc:Choice Requires="wps">
            <w:drawing>
              <wp:anchor distT="0" distB="0" distL="114300" distR="114300" simplePos="0" relativeHeight="251410944" behindDoc="0" locked="0" layoutInCell="0" allowOverlap="1" wp14:anchorId="0AACDE68" wp14:editId="24DCDF4D">
                <wp:simplePos x="0" y="0"/>
                <wp:positionH relativeFrom="column">
                  <wp:posOffset>-4955540</wp:posOffset>
                </wp:positionH>
                <wp:positionV relativeFrom="paragraph">
                  <wp:posOffset>10160</wp:posOffset>
                </wp:positionV>
                <wp:extent cx="1657985" cy="65405"/>
                <wp:effectExtent l="0" t="50800" r="5715" b="10795"/>
                <wp:wrapNone/>
                <wp:docPr id="240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57985" cy="654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9A272" id="Line 89" o:spid="_x0000_s1026" style="position:absolute;flip:x y;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2pt,.8pt" to="-259.65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" o:allowincell="f" strokecolor="red">
                <v:stroke endarrow="block"/>
                <o:lock v:ext="edit" shapetype="f"/>
              </v:line>
            </w:pict>
          </mc:Fallback>
        </mc:AlternateContent>
      </w:r>
      <w:r w:rsidR="007B3A13">
        <w:rPr>
          <w:noProof/>
        </w:rPr>
        <mc:AlternateContent>
          <mc:Choice Requires="wps">
            <w:drawing>
              <wp:anchor distT="0" distB="0" distL="114300" distR="114300" simplePos="0" relativeHeight="251411968" behindDoc="0" locked="0" layoutInCell="0" allowOverlap="1" wp14:anchorId="486F4432" wp14:editId="6F9806FB">
                <wp:simplePos x="0" y="0"/>
                <wp:positionH relativeFrom="column">
                  <wp:posOffset>-4946650</wp:posOffset>
                </wp:positionH>
                <wp:positionV relativeFrom="paragraph">
                  <wp:posOffset>8890</wp:posOffset>
                </wp:positionV>
                <wp:extent cx="1628775" cy="167640"/>
                <wp:effectExtent l="0" t="50800" r="0" b="10160"/>
                <wp:wrapNone/>
                <wp:docPr id="240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28775" cy="1676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4D8DE" id="Line 92" o:spid="_x0000_s1026" style="position:absolute;flip:x y;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5pt,.7pt" to="-261.25pt,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" o:allowincell="f" strokecolor="red">
                <v:stroke endarrow="block"/>
                <o:lock v:ext="edit" shapetype="f"/>
              </v:line>
            </w:pict>
          </mc:Fallback>
        </mc:AlternateContent>
      </w:r>
      <w:r w:rsidR="007B3A13">
        <w:rPr>
          <w:noProof/>
        </w:rPr>
        <mc:AlternateContent>
          <mc:Choice Requires="wps">
            <w:drawing>
              <wp:anchor distT="0" distB="0" distL="114300" distR="114300" simplePos="0" relativeHeight="251847168" behindDoc="0" locked="0" layoutInCell="0" allowOverlap="1" wp14:anchorId="3650BCB3" wp14:editId="5264000F">
                <wp:simplePos x="0" y="0"/>
                <wp:positionH relativeFrom="column">
                  <wp:posOffset>-4772660</wp:posOffset>
                </wp:positionH>
                <wp:positionV relativeFrom="paragraph">
                  <wp:posOffset>222250</wp:posOffset>
                </wp:positionV>
                <wp:extent cx="1442720" cy="40640"/>
                <wp:effectExtent l="12700" t="25400" r="5080" b="60960"/>
                <wp:wrapNone/>
                <wp:docPr id="2404" name="Line 1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42720" cy="406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7D1B0" id="Line 1425" o:spid="_x0000_s1026" style="position:absolute;flip:x;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8pt,17.5pt" to="-262.2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" o:allowincell="f" strokecolor="red">
                <v:stroke endarrow="block"/>
                <o:lock v:ext="edit" shapetype="f"/>
              </v:line>
            </w:pict>
          </mc:Fallback>
        </mc:AlternateContent>
      </w:r>
      <w:r w:rsidR="004E2AC3">
        <w:t>1.2</w:t>
      </w:r>
      <w:r w:rsidR="004B179B">
        <w:t xml:space="preserve"> Running an Eater</w:t>
      </w:r>
    </w:p>
    <w:p w14:paraId="68F409A3" w14:textId="77777777" w:rsidR="004B179B" w:rsidRDefault="004B179B">
      <w:pPr>
        <w:spacing w:before="240"/>
      </w:pPr>
      <w:r>
        <w:rPr>
          <w:noProof/>
        </w:rPr>
        <w:t>Your</w:t>
      </w:r>
      <w:r>
        <w:t xml:space="preserve"> eater is now ready to start eating. Click the Run button on either the Eater Control Panel (highlighted </w:t>
      </w:r>
      <w:r w:rsidR="0056629A">
        <w:t>above</w:t>
      </w:r>
      <w:r>
        <w:t xml:space="preserve">) or the </w:t>
      </w:r>
      <w:r w:rsidR="0056629A">
        <w:t>Soar Debugger</w:t>
      </w:r>
      <w:r>
        <w:t xml:space="preserve"> Window.</w:t>
      </w:r>
      <w:r w:rsidR="0056629A">
        <w:t xml:space="preserve">  </w:t>
      </w:r>
      <w:r>
        <w:t>The eater will start to move and consume food. After a few moves, click the Stop button on either the Eater Control Panel (</w:t>
      </w:r>
      <w:r w:rsidR="0056629A">
        <w:t>next to the “Run” button</w:t>
      </w:r>
      <w:r>
        <w:t>) or the Interaction Window.</w:t>
      </w:r>
    </w:p>
    <w:p w14:paraId="7522AB4C" w14:textId="77777777" w:rsidR="004B179B" w:rsidRDefault="004B179B"/>
    <w:p w14:paraId="4E1270D4" w14:textId="77777777" w:rsidR="004B179B" w:rsidRDefault="004B179B">
      <w:r>
        <w:t>At this point, the Eaters Playing Board will look something like the one below. Your board will look different because the walls and eater starting position are different each time the game is played.</w:t>
      </w:r>
    </w:p>
    <w:p w14:paraId="347F5659" w14:textId="77777777" w:rsidR="004B179B" w:rsidRDefault="004B179B"/>
    <w:p w14:paraId="14206C4D" w14:textId="77777777" w:rsidR="004B179B" w:rsidRDefault="007B3A13">
      <w:r>
        <w:rPr>
          <w:noProof/>
        </w:rPr>
        <w:drawing>
          <wp:inline distT="0" distB="0" distL="0" distR="0" wp14:anchorId="616321E7" wp14:editId="33188EAF">
            <wp:extent cx="5935980" cy="360616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606165"/>
                    </a:xfrm>
                    <a:prstGeom prst="rect">
                      <a:avLst/>
                    </a:prstGeom>
                    <a:noFill/>
                    <a:ln>
                      <a:noFill/>
                    </a:ln>
                  </pic:spPr>
                </pic:pic>
              </a:graphicData>
            </a:graphic>
          </wp:inline>
        </w:drawing>
      </w:r>
    </w:p>
    <w:p w14:paraId="3AE782E4" w14:textId="77777777" w:rsidR="004B179B" w:rsidRDefault="004B179B"/>
    <w:p w14:paraId="5E953227" w14:textId="77777777" w:rsidR="004B179B" w:rsidRDefault="004B179B">
      <w:r>
        <w:t xml:space="preserve">During the run, the Eaters </w:t>
      </w:r>
      <w:r w:rsidR="001D6C02">
        <w:t>Sensor</w:t>
      </w:r>
      <w:r>
        <w:t xml:space="preserve"> window will change with each move, showing the food pellets, walls, and empty squares that the eater senses. As shown </w:t>
      </w:r>
      <w:r w:rsidR="001D6C02">
        <w:t>above</w:t>
      </w:r>
      <w:r>
        <w:t xml:space="preserve">, an eater can sense a 5x5 grid of cells, although the </w:t>
      </w:r>
      <w:r w:rsidRPr="001D6C02">
        <w:rPr>
          <w:i/>
        </w:rPr>
        <w:t xml:space="preserve">move-to-food </w:t>
      </w:r>
      <w:r w:rsidR="008F0FE8">
        <w:t>rules</w:t>
      </w:r>
      <w:r>
        <w:t xml:space="preserve"> </w:t>
      </w:r>
      <w:r w:rsidR="008F0FE8">
        <w:t xml:space="preserve">consider only </w:t>
      </w:r>
      <w:r>
        <w:t>the four neighboring cells</w:t>
      </w:r>
      <w:r w:rsidR="001D6C02">
        <w:t xml:space="preserve"> (north, south, east and west)</w:t>
      </w:r>
      <w:r>
        <w:t>.</w:t>
      </w:r>
    </w:p>
    <w:p w14:paraId="1CB1ED65" w14:textId="77777777" w:rsidR="004B179B" w:rsidRDefault="004B179B"/>
    <w:p w14:paraId="70ECEC64" w14:textId="77777777" w:rsidR="004B179B" w:rsidRDefault="000C7E79">
      <w:r>
        <w:br w:type="page"/>
      </w:r>
      <w:r w:rsidR="004B179B">
        <w:lastRenderedPageBreak/>
        <w:t xml:space="preserve">The Interaction window (shown below) displays a </w:t>
      </w:r>
      <w:r w:rsidR="00D9537F">
        <w:t>trace of the eater’s decisions.</w:t>
      </w:r>
    </w:p>
    <w:p w14:paraId="4C35BB14" w14:textId="77777777" w:rsidR="000C7E79" w:rsidRDefault="000C7E79"/>
    <w:p w14:paraId="4456C6C2" w14:textId="77777777" w:rsidR="004B179B" w:rsidRDefault="007B3A13">
      <w:r>
        <w:rPr>
          <w:noProof/>
        </w:rPr>
        <mc:AlternateContent>
          <mc:Choice Requires="wps">
            <w:drawing>
              <wp:anchor distT="0" distB="0" distL="114300" distR="114300" simplePos="0" relativeHeight="251765248" behindDoc="0" locked="0" layoutInCell="1" allowOverlap="1" wp14:anchorId="50269B67" wp14:editId="7424915C">
                <wp:simplePos x="0" y="0"/>
                <wp:positionH relativeFrom="column">
                  <wp:posOffset>1532255</wp:posOffset>
                </wp:positionH>
                <wp:positionV relativeFrom="paragraph">
                  <wp:posOffset>2386330</wp:posOffset>
                </wp:positionV>
                <wp:extent cx="685800" cy="228600"/>
                <wp:effectExtent l="0" t="0" r="0" b="0"/>
                <wp:wrapNone/>
                <wp:docPr id="2403"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5800" cy="228600"/>
                        </a:xfrm>
                        <a:prstGeom prst="rect">
                          <a:avLst/>
                        </a:prstGeom>
                        <a:solidFill>
                          <a:srgbClr val="FFFFFF"/>
                        </a:solidFill>
                        <a:ln w="9525">
                          <a:solidFill>
                            <a:srgbClr val="FF0000"/>
                          </a:solidFill>
                          <a:miter lim="800000"/>
                          <a:headEnd/>
                          <a:tailEnd/>
                        </a:ln>
                      </wps:spPr>
                      <wps:txbx>
                        <w:txbxContent>
                          <w:p w14:paraId="14F092CA" w14:textId="77777777" w:rsidR="004B179B" w:rsidRDefault="004B179B">
                            <w:pPr>
                              <w:rPr>
                                <w:color w:val="FF0000"/>
                                <w:sz w:val="16"/>
                              </w:rPr>
                            </w:pPr>
                            <w:r>
                              <w:rPr>
                                <w:color w:val="FF0000"/>
                                <w:sz w:val="16"/>
                              </w:rPr>
                              <w:t xml:space="preserve">Scroll </w:t>
                            </w:r>
                            <w:proofErr w:type="gramStart"/>
                            <w:r>
                              <w:rPr>
                                <w:color w:val="FF0000"/>
                                <w:sz w:val="16"/>
                              </w:rPr>
                              <w:t>bar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67" id="Text Box 1149" o:spid="_x0000_s1047" type="#_x0000_t202" style="position:absolute;margin-left:120.65pt;margin-top:187.9pt;width:54pt;height:18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" strokecolor="red">
                <v:path arrowok="t"/>
                <v:textbox>
                  <w:txbxContent>
                    <w:p w14:paraId="14F092CA" w14:textId="77777777" w:rsidR="004B179B" w:rsidRDefault="004B179B">
                      <w:pPr>
                        <w:rPr>
                          <w:color w:val="FF0000"/>
                          <w:sz w:val="16"/>
                        </w:rPr>
                      </w:pPr>
                      <w:r>
                        <w:rPr>
                          <w:color w:val="FF0000"/>
                          <w:sz w:val="16"/>
                        </w:rPr>
                        <w:t xml:space="preserve">Scroll </w:t>
                      </w:r>
                      <w:proofErr w:type="gramStart"/>
                      <w:r>
                        <w:rPr>
                          <w:color w:val="FF0000"/>
                          <w:sz w:val="16"/>
                        </w:rPr>
                        <w:t>bar</w:t>
                      </w:r>
                      <w:proofErr w:type="gramEnd"/>
                    </w:p>
                  </w:txbxContent>
                </v:textbox>
              </v:shape>
            </w:pict>
          </mc:Fallback>
        </mc:AlternateContent>
      </w:r>
      <w:r>
        <w:rPr>
          <w:noProof/>
        </w:rPr>
        <mc:AlternateContent>
          <mc:Choice Requires="wps">
            <w:drawing>
              <wp:anchor distT="0" distB="0" distL="114300" distR="114300" simplePos="0" relativeHeight="251415040" behindDoc="0" locked="0" layoutInCell="1" allowOverlap="1" wp14:anchorId="39E9798C" wp14:editId="4CE8C4C1">
                <wp:simplePos x="0" y="0"/>
                <wp:positionH relativeFrom="column">
                  <wp:posOffset>1651635</wp:posOffset>
                </wp:positionH>
                <wp:positionV relativeFrom="paragraph">
                  <wp:posOffset>783590</wp:posOffset>
                </wp:positionV>
                <wp:extent cx="914400" cy="228600"/>
                <wp:effectExtent l="0" t="38100" r="0" b="0"/>
                <wp:wrapNone/>
                <wp:docPr id="2402"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14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C157F" id="Line 300" o:spid="_x0000_s1026" style="position:absolute;flip:x y;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61.7pt" to="202.05pt,7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" strokecolor="red">
                <v:stroke endarrow="block"/>
                <o:lock v:ext="edit" shapetype="f"/>
              </v:line>
            </w:pict>
          </mc:Fallback>
        </mc:AlternateContent>
      </w:r>
      <w:r>
        <w:rPr>
          <w:noProof/>
        </w:rPr>
        <mc:AlternateContent>
          <mc:Choice Requires="wps">
            <w:drawing>
              <wp:anchor distT="0" distB="0" distL="114300" distR="114300" simplePos="0" relativeHeight="251416064" behindDoc="0" locked="0" layoutInCell="1" allowOverlap="1" wp14:anchorId="18D0F23D" wp14:editId="22E9C4A3">
                <wp:simplePos x="0" y="0"/>
                <wp:positionH relativeFrom="column">
                  <wp:posOffset>1651635</wp:posOffset>
                </wp:positionH>
                <wp:positionV relativeFrom="paragraph">
                  <wp:posOffset>1012190</wp:posOffset>
                </wp:positionV>
                <wp:extent cx="914400" cy="162560"/>
                <wp:effectExtent l="25400" t="0" r="0" b="40640"/>
                <wp:wrapNone/>
                <wp:docPr id="2401"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1625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F1528" id="Line 301" o:spid="_x0000_s1026" style="position:absolute;flip:x;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79.7pt" to="202.05pt,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" strokecolor="red">
                <v:stroke endarrow="block"/>
                <o:lock v:ext="edit" shapetype="f"/>
              </v:line>
            </w:pict>
          </mc:Fallback>
        </mc:AlternateContent>
      </w:r>
      <w:r>
        <w:rPr>
          <w:noProof/>
        </w:rPr>
        <mc:AlternateContent>
          <mc:Choice Requires="wps">
            <w:drawing>
              <wp:anchor distT="0" distB="0" distL="114300" distR="114300" simplePos="0" relativeHeight="251414016" behindDoc="0" locked="0" layoutInCell="1" allowOverlap="1" wp14:anchorId="7D2956B6" wp14:editId="35F0787B">
                <wp:simplePos x="0" y="0"/>
                <wp:positionH relativeFrom="column">
                  <wp:posOffset>1537335</wp:posOffset>
                </wp:positionH>
                <wp:positionV relativeFrom="paragraph">
                  <wp:posOffset>482600</wp:posOffset>
                </wp:positionV>
                <wp:extent cx="1028700" cy="529590"/>
                <wp:effectExtent l="12700" t="25400" r="0" b="3810"/>
                <wp:wrapNone/>
                <wp:docPr id="2400"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28700" cy="52959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BB011" id="Line 299" o:spid="_x0000_s1026" style="position:absolute;flip:x y;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05pt,38pt" to="202.05pt,7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" strokecolor="red">
                <v:stroke endarrow="block"/>
                <o:lock v:ext="edit" shapetype="f"/>
              </v:line>
            </w:pict>
          </mc:Fallback>
        </mc:AlternateContent>
      </w:r>
      <w:r>
        <w:rPr>
          <w:noProof/>
        </w:rPr>
        <mc:AlternateContent>
          <mc:Choice Requires="wps">
            <w:drawing>
              <wp:anchor distT="0" distB="0" distL="114300" distR="114300" simplePos="0" relativeHeight="251412992" behindDoc="0" locked="0" layoutInCell="1" allowOverlap="1" wp14:anchorId="654AE3F8" wp14:editId="05188068">
                <wp:simplePos x="0" y="0"/>
                <wp:positionH relativeFrom="column">
                  <wp:posOffset>2566035</wp:posOffset>
                </wp:positionH>
                <wp:positionV relativeFrom="paragraph">
                  <wp:posOffset>897890</wp:posOffset>
                </wp:positionV>
                <wp:extent cx="1074420" cy="213360"/>
                <wp:effectExtent l="0" t="0" r="5080" b="2540"/>
                <wp:wrapNone/>
                <wp:docPr id="2399"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4420" cy="213360"/>
                        </a:xfrm>
                        <a:prstGeom prst="rect">
                          <a:avLst/>
                        </a:prstGeom>
                        <a:solidFill>
                          <a:srgbClr val="FFFFFF"/>
                        </a:solidFill>
                        <a:ln w="9525">
                          <a:solidFill>
                            <a:srgbClr val="FF0000"/>
                          </a:solidFill>
                          <a:miter lim="800000"/>
                          <a:headEnd/>
                          <a:tailEnd/>
                        </a:ln>
                      </wps:spPr>
                      <wps:txbx>
                        <w:txbxContent>
                          <w:p w14:paraId="5571A1A7" w14:textId="77777777" w:rsidR="004B179B" w:rsidRDefault="004B179B">
                            <w:pPr>
                              <w:rPr>
                                <w:color w:val="FF0000"/>
                                <w:sz w:val="16"/>
                              </w:rPr>
                            </w:pPr>
                            <w:r>
                              <w:rPr>
                                <w:color w:val="FF0000"/>
                                <w:sz w:val="16"/>
                              </w:rPr>
                              <w:t>Operator selections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AE3F8" id="Text Box 298" o:spid="_x0000_s1048" type="#_x0000_t202" style="position:absolute;margin-left:202.05pt;margin-top:70.7pt;width:84.6pt;height:16.8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" strokecolor="red">
                <v:path arrowok="t"/>
                <v:textbox>
                  <w:txbxContent>
                    <w:p w14:paraId="5571A1A7" w14:textId="77777777" w:rsidR="004B179B" w:rsidRDefault="004B179B">
                      <w:pPr>
                        <w:rPr>
                          <w:color w:val="FF0000"/>
                          <w:sz w:val="16"/>
                        </w:rPr>
                      </w:pPr>
                      <w:r>
                        <w:rPr>
                          <w:color w:val="FF0000"/>
                          <w:sz w:val="16"/>
                        </w:rPr>
                        <w:t>Operator selections</w:t>
                      </w:r>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1802CB0F" wp14:editId="3E34B78C">
                <wp:simplePos x="0" y="0"/>
                <wp:positionH relativeFrom="column">
                  <wp:posOffset>2223135</wp:posOffset>
                </wp:positionH>
                <wp:positionV relativeFrom="paragraph">
                  <wp:posOffset>2383790</wp:posOffset>
                </wp:positionV>
                <wp:extent cx="457200" cy="114300"/>
                <wp:effectExtent l="0" t="38100" r="0" b="0"/>
                <wp:wrapNone/>
                <wp:docPr id="2398" name="Lin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7200" cy="114300"/>
                        </a:xfrm>
                        <a:prstGeom prst="line">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DE393" id="Line 1150" o:spid="_x0000_s1026" style="position:absolute;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187.7pt" to="211.05pt,19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" strokecolor="red">
                <v:stroke startarrow="block"/>
                <o:lock v:ext="edit" shapetype="f"/>
              </v:line>
            </w:pict>
          </mc:Fallback>
        </mc:AlternateContent>
      </w:r>
      <w:r>
        <w:rPr>
          <w:noProof/>
        </w:rPr>
        <w:drawing>
          <wp:inline distT="0" distB="0" distL="0" distR="0" wp14:anchorId="07723913" wp14:editId="44043EC1">
            <wp:extent cx="5935980" cy="395287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952875"/>
                    </a:xfrm>
                    <a:prstGeom prst="rect">
                      <a:avLst/>
                    </a:prstGeom>
                    <a:noFill/>
                    <a:ln>
                      <a:noFill/>
                    </a:ln>
                  </pic:spPr>
                </pic:pic>
              </a:graphicData>
            </a:graphic>
          </wp:inline>
        </w:drawing>
      </w:r>
    </w:p>
    <w:p w14:paraId="5013C7CF" w14:textId="77777777" w:rsidR="004B179B" w:rsidRDefault="004B179B">
      <w:pPr>
        <w:rPr>
          <w:noProof/>
        </w:rPr>
      </w:pPr>
    </w:p>
    <w:p w14:paraId="21E5270B" w14:textId="77777777" w:rsidR="004B179B" w:rsidRDefault="004B179B">
      <w:r>
        <w:t xml:space="preserve">The line starting with </w:t>
      </w:r>
      <w:r w:rsidR="00224237" w:rsidRPr="0084054F">
        <w:rPr>
          <w:rFonts w:ascii="Courier New" w:hAnsi="Courier New"/>
        </w:rPr>
        <w:t xml:space="preserve">1: </w:t>
      </w:r>
      <w:r w:rsidR="0084054F" w:rsidRPr="0084054F">
        <w:rPr>
          <w:rFonts w:ascii="Courier New" w:hAnsi="Courier New"/>
        </w:rPr>
        <w:t>O</w:t>
      </w:r>
      <w:r w:rsidR="00224237" w:rsidRPr="0084054F">
        <w:rPr>
          <w:rFonts w:ascii="Courier New" w:hAnsi="Courier New"/>
        </w:rPr>
        <w:t xml:space="preserve">: </w:t>
      </w:r>
      <w:r w:rsidR="0084054F" w:rsidRPr="0084054F">
        <w:rPr>
          <w:rFonts w:ascii="Courier New" w:hAnsi="Courier New"/>
        </w:rPr>
        <w:t>O</w:t>
      </w:r>
      <w:proofErr w:type="gramStart"/>
      <w:r w:rsidR="005801B3">
        <w:rPr>
          <w:rFonts w:ascii="Courier New" w:hAnsi="Courier New"/>
        </w:rPr>
        <w:t>2</w:t>
      </w:r>
      <w:r w:rsidR="00224237">
        <w:t xml:space="preserve">  shows</w:t>
      </w:r>
      <w:proofErr w:type="gramEnd"/>
      <w:r w:rsidR="00224237">
        <w:t xml:space="preserve"> the first selection of the move-to-food </w:t>
      </w:r>
      <w:r w:rsidR="00224237" w:rsidRPr="00224237">
        <w:rPr>
          <w:i/>
        </w:rPr>
        <w:t>operator</w:t>
      </w:r>
      <w:r w:rsidR="00224237">
        <w:t xml:space="preserve"> </w:t>
      </w:r>
      <w:r>
        <w:t xml:space="preserve"> This is followed by successive selections of move-to-food </w:t>
      </w:r>
      <w:r w:rsidRPr="00224237">
        <w:t>operators</w:t>
      </w:r>
      <w:r>
        <w:rPr>
          <w:i/>
        </w:rPr>
        <w:t xml:space="preserve">. </w:t>
      </w:r>
      <w:r>
        <w:t>The move-to-food operator causes the eater to move to a new cell. Some of the eaters will also jump; others will halt when they cannot sense any food.</w:t>
      </w:r>
    </w:p>
    <w:p w14:paraId="6F17987A" w14:textId="77777777" w:rsidR="004B179B" w:rsidRDefault="004B179B"/>
    <w:p w14:paraId="77416519" w14:textId="77777777" w:rsidR="004B179B" w:rsidRPr="00224237" w:rsidRDefault="004B179B">
      <w:r>
        <w:t>If the trace gets longer than the window can hold, the printing will scroll up. You can look at decisions that scroll off the w</w:t>
      </w:r>
      <w:r w:rsidR="00CC3EA3">
        <w:t>indow by using the scroll bar to</w:t>
      </w:r>
      <w:r>
        <w:t xml:space="preserve"> the right of the window. </w:t>
      </w:r>
      <w:r w:rsidRPr="00224237">
        <w:t xml:space="preserve">You can search for information in the trace by using the </w:t>
      </w:r>
      <w:r w:rsidR="00224237">
        <w:t>find</w:t>
      </w:r>
      <w:r w:rsidR="00224237" w:rsidRPr="00224237">
        <w:t xml:space="preserve"> </w:t>
      </w:r>
      <w:r w:rsidRPr="00224237">
        <w:t xml:space="preserve">function </w:t>
      </w:r>
      <w:r w:rsidR="00224237">
        <w:t>that is found under Edit at the top of the Interaction window</w:t>
      </w:r>
      <w:r w:rsidRPr="00224237">
        <w:t>.</w:t>
      </w:r>
    </w:p>
    <w:p w14:paraId="22D055C3" w14:textId="77777777" w:rsidR="004B179B" w:rsidRPr="00224237" w:rsidRDefault="004B179B"/>
    <w:p w14:paraId="2D76E00D" w14:textId="77777777" w:rsidR="004B179B" w:rsidRDefault="000C7E79">
      <w:r>
        <w:br w:type="page"/>
      </w:r>
      <w:r w:rsidR="00172A36">
        <w:lastRenderedPageBreak/>
        <w:t>In Soar, a program consists of rules, and move-to-food has only three simple rules that move the eater to a neighboring cell that contains food. As your eaters get more sophisticated, more rules will be loaded.</w:t>
      </w:r>
      <w:r w:rsidR="00CC3EA3">
        <w:t xml:space="preserve">  </w:t>
      </w:r>
      <w:r w:rsidR="004B179B">
        <w:t>If you let the eater run for a long time, it will eventually get to a place where there is no food directly next to it. The move-to-food eater does not have any rules to respond to this situation (although you could easily add</w:t>
      </w:r>
      <w:r w:rsidR="00293D0C">
        <w:t xml:space="preserve"> some</w:t>
      </w:r>
      <w:r w:rsidR="004B179B">
        <w:t>) so the eater will stop moving. The trace will look as follows:</w:t>
      </w:r>
    </w:p>
    <w:p w14:paraId="447E0DC4" w14:textId="77777777" w:rsidR="00CC3EA3" w:rsidRDefault="00CC3EA3"/>
    <w:p w14:paraId="32E2F723" w14:textId="77777777" w:rsidR="008844B4" w:rsidRDefault="007B3A13">
      <w:r>
        <w:rPr>
          <w:noProof/>
        </w:rPr>
        <mc:AlternateContent>
          <mc:Choice Requires="wps">
            <w:drawing>
              <wp:anchor distT="0" distB="0" distL="114300" distR="114300" simplePos="0" relativeHeight="251767296" behindDoc="0" locked="0" layoutInCell="1" allowOverlap="1" wp14:anchorId="71E85C6F" wp14:editId="7A2F04DC">
                <wp:simplePos x="0" y="0"/>
                <wp:positionH relativeFrom="column">
                  <wp:posOffset>3260090</wp:posOffset>
                </wp:positionH>
                <wp:positionV relativeFrom="paragraph">
                  <wp:posOffset>1195705</wp:posOffset>
                </wp:positionV>
                <wp:extent cx="1661160" cy="538480"/>
                <wp:effectExtent l="0" t="0" r="2540" b="0"/>
                <wp:wrapNone/>
                <wp:docPr id="2397"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1160" cy="538480"/>
                        </a:xfrm>
                        <a:prstGeom prst="rect">
                          <a:avLst/>
                        </a:prstGeom>
                        <a:solidFill>
                          <a:srgbClr val="FFFFFF"/>
                        </a:solidFill>
                        <a:ln w="9525">
                          <a:solidFill>
                            <a:srgbClr val="FF0000"/>
                          </a:solidFill>
                          <a:miter lim="800000"/>
                          <a:headEnd/>
                          <a:tailEnd/>
                        </a:ln>
                      </wps:spPr>
                      <wps:txbx>
                        <w:txbxContent>
                          <w:p w14:paraId="3264BCCF" w14:textId="77777777" w:rsidR="004B179B" w:rsidRDefault="004B179B">
                            <w:pPr>
                              <w:rPr>
                                <w:color w:val="FF0000"/>
                                <w:sz w:val="16"/>
                              </w:rPr>
                            </w:pPr>
                            <w:r>
                              <w:rPr>
                                <w:color w:val="FF0000"/>
                                <w:sz w:val="16"/>
                              </w:rPr>
                              <w:t>When states are generated, it is because the eater does not know what to do in the current situation.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85C6F" id="Text Box 1152" o:spid="_x0000_s1049" type="#_x0000_t202" style="position:absolute;margin-left:256.7pt;margin-top:94.15pt;width:130.8pt;height:42.4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" strokecolor="red">
                <v:path arrowok="t"/>
                <v:textbox>
                  <w:txbxContent>
                    <w:p w14:paraId="3264BCCF" w14:textId="77777777" w:rsidR="004B179B" w:rsidRDefault="004B179B">
                      <w:pPr>
                        <w:rPr>
                          <w:color w:val="FF0000"/>
                          <w:sz w:val="16"/>
                        </w:rPr>
                      </w:pPr>
                      <w:r>
                        <w:rPr>
                          <w:color w:val="FF0000"/>
                          <w:sz w:val="16"/>
                        </w:rPr>
                        <w:t>When states are generated, it is because the eater does not know what to do in the current situation.</w:t>
                      </w:r>
                    </w:p>
                  </w:txbxContent>
                </v:textbox>
              </v:shape>
            </w:pict>
          </mc:Fallback>
        </mc:AlternateContent>
      </w:r>
      <w:r>
        <w:rPr>
          <w:noProof/>
        </w:rPr>
        <mc:AlternateContent>
          <mc:Choice Requires="wps">
            <w:drawing>
              <wp:anchor distT="0" distB="0" distL="114300" distR="114300" simplePos="0" relativeHeight="251769344" behindDoc="0" locked="0" layoutInCell="1" allowOverlap="1" wp14:anchorId="78DA5365" wp14:editId="6ABE440C">
                <wp:simplePos x="0" y="0"/>
                <wp:positionH relativeFrom="column">
                  <wp:posOffset>2117090</wp:posOffset>
                </wp:positionH>
                <wp:positionV relativeFrom="paragraph">
                  <wp:posOffset>1424305</wp:posOffset>
                </wp:positionV>
                <wp:extent cx="1143000" cy="207010"/>
                <wp:effectExtent l="12700" t="0" r="0" b="46990"/>
                <wp:wrapNone/>
                <wp:docPr id="2396"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43000" cy="2070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40FFE" id="Line 1154" o:spid="_x0000_s1026" style="position:absolute;flip:x;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112.15pt" to="256.7pt,12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768320" behindDoc="0" locked="0" layoutInCell="1" allowOverlap="1" wp14:anchorId="20457207" wp14:editId="23343F13">
                <wp:simplePos x="0" y="0"/>
                <wp:positionH relativeFrom="column">
                  <wp:posOffset>1994535</wp:posOffset>
                </wp:positionH>
                <wp:positionV relativeFrom="paragraph">
                  <wp:posOffset>1424305</wp:posOffset>
                </wp:positionV>
                <wp:extent cx="1265555" cy="114300"/>
                <wp:effectExtent l="25400" t="0" r="4445" b="50800"/>
                <wp:wrapNone/>
                <wp:docPr id="2395" name="Lin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65555" cy="114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75D88" id="Line 1153" o:spid="_x0000_s1026" style="position:absolute;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12.15pt" to="256.7pt,1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" strokecolor="red">
                <v:stroke endarrow="block"/>
                <o:lock v:ext="edit" shapetype="f"/>
              </v:line>
            </w:pict>
          </mc:Fallback>
        </mc:AlternateContent>
      </w:r>
      <w:r>
        <w:rPr>
          <w:noProof/>
        </w:rPr>
        <mc:AlternateContent>
          <mc:Choice Requires="wps">
            <w:drawing>
              <wp:anchor distT="0" distB="0" distL="114300" distR="114300" simplePos="0" relativeHeight="251770368" behindDoc="0" locked="0" layoutInCell="1" allowOverlap="1" wp14:anchorId="26648F26" wp14:editId="7AD47713">
                <wp:simplePos x="0" y="0"/>
                <wp:positionH relativeFrom="column">
                  <wp:posOffset>2249805</wp:posOffset>
                </wp:positionH>
                <wp:positionV relativeFrom="paragraph">
                  <wp:posOffset>1424305</wp:posOffset>
                </wp:positionV>
                <wp:extent cx="1010285" cy="283210"/>
                <wp:effectExtent l="12700" t="0" r="5715" b="34290"/>
                <wp:wrapNone/>
                <wp:docPr id="2394" name="Lin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10285" cy="2832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B9E40" id="Line 1155" o:spid="_x0000_s1026" style="position:absolute;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15pt,112.15pt" to="256.7pt,1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" strokecolor="red">
                <v:stroke endarrow="block"/>
                <o:lock v:ext="edit" shapetype="f"/>
              </v:line>
            </w:pict>
          </mc:Fallback>
        </mc:AlternateContent>
      </w:r>
      <w:r>
        <w:rPr>
          <w:noProof/>
        </w:rPr>
        <w:drawing>
          <wp:inline distT="0" distB="0" distL="0" distR="0" wp14:anchorId="43E8FEAD" wp14:editId="5C7F068B">
            <wp:extent cx="5935980" cy="348043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480435"/>
                    </a:xfrm>
                    <a:prstGeom prst="rect">
                      <a:avLst/>
                    </a:prstGeom>
                    <a:noFill/>
                    <a:ln>
                      <a:noFill/>
                    </a:ln>
                  </pic:spPr>
                </pic:pic>
              </a:graphicData>
            </a:graphic>
          </wp:inline>
        </w:drawing>
      </w:r>
    </w:p>
    <w:p w14:paraId="482FD8E0" w14:textId="77777777" w:rsidR="004B179B" w:rsidRDefault="004B179B"/>
    <w:p w14:paraId="6E9FD713" w14:textId="77777777" w:rsidR="004B179B" w:rsidRDefault="004B179B">
      <w:r>
        <w:t>When an eater does not know how to respond to a situation, it will start generating new states, such as S</w:t>
      </w:r>
      <w:r w:rsidR="00523E13">
        <w:t>6</w:t>
      </w:r>
      <w:r>
        <w:t>, S</w:t>
      </w:r>
      <w:r w:rsidR="00523E13">
        <w:t>7</w:t>
      </w:r>
      <w:r>
        <w:t>, S</w:t>
      </w:r>
      <w:r w:rsidR="00523E13">
        <w:t>8</w:t>
      </w:r>
      <w:r>
        <w:t xml:space="preserve">, … in the above trace above. In later sections of the </w:t>
      </w:r>
      <w:proofErr w:type="gramStart"/>
      <w:r>
        <w:t>tutorial</w:t>
      </w:r>
      <w:proofErr w:type="gramEnd"/>
      <w:r>
        <w:t xml:space="preserve"> you will learn how to write rules that take advantage of these new states, but for now you just need to know that when they arise, the eater does not know what to do.</w:t>
      </w:r>
    </w:p>
    <w:p w14:paraId="050ADB9B" w14:textId="77777777" w:rsidR="004B179B" w:rsidRDefault="004B179B"/>
    <w:p w14:paraId="0C978BC6" w14:textId="77777777" w:rsidR="004B179B" w:rsidRDefault="004B179B">
      <w:r>
        <w:t>At anytime you can create more eaters. You can create additional eaters from the same or different files, so that you can create a set of identical eaters (except for color</w:t>
      </w:r>
      <w:proofErr w:type="gramStart"/>
      <w:r>
        <w:t>), or</w:t>
      </w:r>
      <w:proofErr w:type="gramEnd"/>
      <w:r>
        <w:t xml:space="preserve"> sets of different eaters. </w:t>
      </w:r>
      <w:r w:rsidR="00B87AC5">
        <w:t xml:space="preserve"> </w:t>
      </w:r>
      <w:r>
        <w:t xml:space="preserve">Each time a new eater is created, a new Interaction Window is created, and the Eaters </w:t>
      </w:r>
      <w:r w:rsidR="00CC3EA3">
        <w:t>Agent List</w:t>
      </w:r>
      <w:r>
        <w:t xml:space="preserve"> is expanded to inclu</w:t>
      </w:r>
      <w:r w:rsidR="00142898">
        <w:t>de the new eater.</w:t>
      </w:r>
      <w:r>
        <w:t xml:space="preserve"> </w:t>
      </w:r>
      <w:r w:rsidR="00B87AC5">
        <w:t xml:space="preserve">  To make a new agent with the same set of rules as an existing agent, you can use the “Clone” button.  To create an eater with a different set of rules, press “New” and use the dialog to select the desired rule set just as you did when creating your first move-to-food eater.</w:t>
      </w:r>
    </w:p>
    <w:p w14:paraId="2CD9E2D4" w14:textId="77777777" w:rsidR="00B87AC5" w:rsidRDefault="00B87AC5"/>
    <w:p w14:paraId="3DDFA5D3" w14:textId="77777777" w:rsidR="004B179B" w:rsidRDefault="00B87AC5">
      <w:r>
        <w:t>From the Agent List, you can select which eater</w:t>
      </w:r>
      <w:r w:rsidR="002A0601">
        <w:t>’s</w:t>
      </w:r>
      <w:r>
        <w:t xml:space="preserve"> sensor data is displayed by selecting the eater color with the mouse.  When an eater is highlighted, it can also be “cloned” or destroyed.  </w:t>
      </w:r>
      <w:r w:rsidR="004B179B">
        <w:t xml:space="preserve">To destroy an eater, click </w:t>
      </w:r>
      <w:r>
        <w:t>on the eater Name in the Agent List (highlight it) and press the “Destroy”</w:t>
      </w:r>
      <w:r w:rsidR="004B179B">
        <w:t xml:space="preserve"> button. </w:t>
      </w:r>
      <w:r w:rsidR="007B3A13">
        <w:rPr>
          <w:noProof/>
        </w:rPr>
        <w:drawing>
          <wp:anchor distT="0" distB="0" distL="114300" distR="114300" simplePos="0" relativeHeight="251920896" behindDoc="1" locked="0" layoutInCell="1" allowOverlap="1" wp14:anchorId="102AD838" wp14:editId="56B58807">
            <wp:simplePos x="0" y="0"/>
            <wp:positionH relativeFrom="column">
              <wp:align>right</wp:align>
            </wp:positionH>
            <wp:positionV relativeFrom="paragraph">
              <wp:posOffset>137160</wp:posOffset>
            </wp:positionV>
            <wp:extent cx="2743200" cy="2019300"/>
            <wp:effectExtent l="0" t="0" r="0" b="0"/>
            <wp:wrapTight wrapText="bothSides">
              <wp:wrapPolygon edited="0">
                <wp:start x="0" y="0"/>
                <wp:lineTo x="0" y="21464"/>
                <wp:lineTo x="21500" y="21464"/>
                <wp:lineTo x="21500" y="0"/>
                <wp:lineTo x="0" y="0"/>
              </wp:wrapPolygon>
            </wp:wrapTight>
            <wp:docPr id="2393" name="Picture 1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95C14" w14:textId="77777777" w:rsidR="00654FC7" w:rsidRDefault="007B3A13">
      <w:r>
        <w:rPr>
          <w:noProof/>
        </w:rPr>
        <mc:AlternateContent>
          <mc:Choice Requires="wps">
            <w:drawing>
              <wp:anchor distT="0" distB="0" distL="114300" distR="114300" simplePos="0" relativeHeight="251867648" behindDoc="0" locked="0" layoutInCell="1" allowOverlap="1" wp14:anchorId="0D304A6A" wp14:editId="10A37E22">
                <wp:simplePos x="0" y="0"/>
                <wp:positionH relativeFrom="column">
                  <wp:posOffset>1213485</wp:posOffset>
                </wp:positionH>
                <wp:positionV relativeFrom="paragraph">
                  <wp:posOffset>73025</wp:posOffset>
                </wp:positionV>
                <wp:extent cx="1501140" cy="393065"/>
                <wp:effectExtent l="0" t="0" r="0" b="1270"/>
                <wp:wrapNone/>
                <wp:docPr id="2392" name="Text Box 1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01140" cy="393065"/>
                        </a:xfrm>
                        <a:prstGeom prst="rect">
                          <a:avLst/>
                        </a:prstGeom>
                        <a:solidFill>
                          <a:srgbClr val="FFFFFF"/>
                        </a:solidFill>
                        <a:ln w="9525">
                          <a:solidFill>
                            <a:srgbClr val="FF0000"/>
                          </a:solidFill>
                          <a:miter lim="800000"/>
                          <a:headEnd/>
                          <a:tailEnd/>
                        </a:ln>
                      </wps:spPr>
                      <wps:txbx>
                        <w:txbxContent>
                          <w:p w14:paraId="31D67D7B" w14:textId="77777777" w:rsidR="00654FC7" w:rsidRPr="00654FC7" w:rsidRDefault="002A0601" w:rsidP="00654FC7">
                            <w:r>
                              <w:t>Highlight an eater in the Agent List…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304A6A" id="Text Box 1505" o:spid="_x0000_s1050" type="#_x0000_t202" style="position:absolute;margin-left:95.55pt;margin-top:5.75pt;width:118.2pt;height:30.9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" strokecolor="red">
                <v:path arrowok="t"/>
                <v:textbox style="mso-fit-shape-to-text:t">
                  <w:txbxContent>
                    <w:p w14:paraId="31D67D7B" w14:textId="77777777" w:rsidR="00654FC7" w:rsidRPr="00654FC7" w:rsidRDefault="002A0601" w:rsidP="00654FC7">
                      <w:r>
                        <w:t>Highlight an eater in the Agent List…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B2A859D" wp14:editId="5954B8C4">
                <wp:simplePos x="0" y="0"/>
                <wp:positionH relativeFrom="column">
                  <wp:posOffset>165735</wp:posOffset>
                </wp:positionH>
                <wp:positionV relativeFrom="paragraph">
                  <wp:posOffset>758825</wp:posOffset>
                </wp:positionV>
                <wp:extent cx="2548890" cy="228600"/>
                <wp:effectExtent l="0" t="0" r="3810" b="0"/>
                <wp:wrapNone/>
                <wp:docPr id="2391" name="Text Box 1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8890" cy="228600"/>
                        </a:xfrm>
                        <a:prstGeom prst="rect">
                          <a:avLst/>
                        </a:prstGeom>
                        <a:solidFill>
                          <a:srgbClr val="FFFFFF"/>
                        </a:solidFill>
                        <a:ln w="9525">
                          <a:solidFill>
                            <a:srgbClr val="FF0000"/>
                          </a:solidFill>
                          <a:miter lim="800000"/>
                          <a:headEnd/>
                          <a:tailEnd/>
                        </a:ln>
                      </wps:spPr>
                      <wps:txbx>
                        <w:txbxContent>
                          <w:p w14:paraId="5680AEA3" w14:textId="77777777" w:rsidR="002A0601" w:rsidRPr="00654FC7" w:rsidRDefault="002A0601" w:rsidP="002A0601">
                            <w:r>
                              <w:t xml:space="preserve">…its current sensor data will be </w:t>
                            </w:r>
                            <w:proofErr w:type="gramStart"/>
                            <w:r>
                              <w:t>displayed</w:t>
                            </w:r>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A859D" id="Text Box 1810" o:spid="_x0000_s1051" type="#_x0000_t202" style="position:absolute;margin-left:13.05pt;margin-top:59.75pt;width:200.7pt;height:18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" strokecolor="red">
                <v:path arrowok="t"/>
                <v:textbox>
                  <w:txbxContent>
                    <w:p w14:paraId="5680AEA3" w14:textId="77777777" w:rsidR="002A0601" w:rsidRPr="00654FC7" w:rsidRDefault="002A0601" w:rsidP="002A0601">
                      <w:r>
                        <w:t xml:space="preserve">…its current sensor data will be </w:t>
                      </w:r>
                      <w:proofErr w:type="gramStart"/>
                      <w:r>
                        <w:t>displayed</w:t>
                      </w:r>
                      <w:proofErr w:type="gramEnd"/>
                      <w:r>
                        <w:t xml:space="preserve"> </w:t>
                      </w:r>
                    </w:p>
                  </w:txbxContent>
                </v:textbox>
              </v:shape>
            </w:pict>
          </mc:Fallback>
        </mc:AlternateContent>
      </w:r>
      <w:r>
        <w:rPr>
          <w:noProof/>
        </w:rPr>
        <mc:AlternateContent>
          <mc:Choice Requires="wps">
            <w:drawing>
              <wp:anchor distT="0" distB="0" distL="114300" distR="114300" simplePos="0" relativeHeight="251902464" behindDoc="0" locked="0" layoutInCell="1" allowOverlap="1" wp14:anchorId="2241243A" wp14:editId="38178390">
                <wp:simplePos x="0" y="0"/>
                <wp:positionH relativeFrom="column">
                  <wp:posOffset>2718435</wp:posOffset>
                </wp:positionH>
                <wp:positionV relativeFrom="paragraph">
                  <wp:posOffset>156845</wp:posOffset>
                </wp:positionV>
                <wp:extent cx="563880" cy="114300"/>
                <wp:effectExtent l="0" t="50800" r="0" b="0"/>
                <wp:wrapNone/>
                <wp:docPr id="2390" name="Lin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63880" cy="114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83821" id="Line 1156" o:spid="_x0000_s1026" style="position:absolute;flip:y;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05pt,12.35pt" to="258.45pt,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" strokecolor="red">
                <v:stroke endarrow="block"/>
                <o:lock v:ext="edit" shapetype="f"/>
              </v:line>
            </w:pict>
          </mc:Fallback>
        </mc:AlternateContent>
      </w:r>
    </w:p>
    <w:p w14:paraId="5E7E4F98" w14:textId="77777777" w:rsidR="004B179B" w:rsidRDefault="004B179B"/>
    <w:p w14:paraId="2EC05C60" w14:textId="77777777" w:rsidR="002A0601" w:rsidRDefault="002A0601"/>
    <w:p w14:paraId="24A4A6C5" w14:textId="77777777" w:rsidR="002A0601" w:rsidRPr="002A0601" w:rsidRDefault="007B3A13" w:rsidP="002A0601">
      <w:r>
        <w:rPr>
          <w:noProof/>
        </w:rPr>
        <mc:AlternateContent>
          <mc:Choice Requires="wps">
            <w:drawing>
              <wp:anchor distT="0" distB="0" distL="114300" distR="114300" simplePos="0" relativeHeight="251904512" behindDoc="0" locked="0" layoutInCell="1" allowOverlap="1" wp14:anchorId="791EF184" wp14:editId="33245CB9">
                <wp:simplePos x="0" y="0"/>
                <wp:positionH relativeFrom="column">
                  <wp:posOffset>2718435</wp:posOffset>
                </wp:positionH>
                <wp:positionV relativeFrom="paragraph">
                  <wp:posOffset>92075</wp:posOffset>
                </wp:positionV>
                <wp:extent cx="2019300" cy="342900"/>
                <wp:effectExtent l="0" t="50800" r="0" b="0"/>
                <wp:wrapNone/>
                <wp:docPr id="2389" name="Line 1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01930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E3039" id="Line 1811" o:spid="_x0000_s1026" style="position:absolute;flip:y;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05pt,7.25pt" to="373.05pt,3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" strokecolor="red">
                <v:stroke endarrow="block"/>
                <o:lock v:ext="edit" shapetype="f"/>
              </v:line>
            </w:pict>
          </mc:Fallback>
        </mc:AlternateContent>
      </w:r>
    </w:p>
    <w:p w14:paraId="5B9E8983" w14:textId="77777777" w:rsidR="002A0601" w:rsidRPr="002A0601" w:rsidRDefault="002A0601" w:rsidP="002A0601"/>
    <w:p w14:paraId="6C0E5E66" w14:textId="77777777" w:rsidR="002A0601" w:rsidRPr="002A0601" w:rsidRDefault="002A0601" w:rsidP="002A0601"/>
    <w:p w14:paraId="7E4859E6" w14:textId="77777777" w:rsidR="002A0601" w:rsidRPr="002A0601" w:rsidRDefault="002A0601" w:rsidP="002A0601"/>
    <w:p w14:paraId="38ADCD82" w14:textId="77777777" w:rsidR="002A0601" w:rsidRPr="002A0601" w:rsidRDefault="002A0601" w:rsidP="002A0601"/>
    <w:p w14:paraId="7EB1BEED" w14:textId="77777777" w:rsidR="004B179B" w:rsidRDefault="00C20DFD">
      <w:r>
        <w:t>T</w:t>
      </w:r>
      <w:r w:rsidR="004B179B">
        <w:t>o reload the production rules for the eater</w:t>
      </w:r>
      <w:r>
        <w:t xml:space="preserve">, you </w:t>
      </w:r>
      <w:r w:rsidR="00B83FD6">
        <w:t>should use the reload button (not implemented yet!)</w:t>
      </w:r>
      <w:r w:rsidR="00D376D1">
        <w:t xml:space="preserve">, or if you create an Eater using VisualSoar you can use the runtime tab to reload the agent, reload a file, or </w:t>
      </w:r>
      <w:r w:rsidR="00694CCE">
        <w:t>change</w:t>
      </w:r>
      <w:r w:rsidR="00D376D1">
        <w:t xml:space="preserve"> a single rule. Reloading</w:t>
      </w:r>
      <w:r w:rsidR="004B179B">
        <w:t xml:space="preserve"> is useful if you have found a bug, modified the rules in the file, and then wish to immediately test them on the current situation. Soar will</w:t>
      </w:r>
      <w:r w:rsidR="006F5ED9">
        <w:t xml:space="preserve"> replace</w:t>
      </w:r>
      <w:r w:rsidR="004B179B">
        <w:t xml:space="preserve"> </w:t>
      </w:r>
      <w:r w:rsidR="006F5ED9">
        <w:t>existing rules</w:t>
      </w:r>
      <w:r w:rsidR="004B179B">
        <w:t xml:space="preserve"> with new versions (a “#” is printed in the Interaction Window whenever a rule is replaced), </w:t>
      </w:r>
      <w:r w:rsidR="006F5ED9">
        <w:t xml:space="preserve">as well as </w:t>
      </w:r>
      <w:r w:rsidR="004B179B">
        <w:t>adding</w:t>
      </w:r>
      <w:r w:rsidR="00615821">
        <w:t xml:space="preserve"> any </w:t>
      </w:r>
      <w:r w:rsidR="004B179B">
        <w:t xml:space="preserve">new rules. </w:t>
      </w:r>
      <w:r w:rsidR="00D376D1">
        <w:t xml:space="preserve">This can be done </w:t>
      </w:r>
      <w:r w:rsidR="006F5ED9">
        <w:t>at any time</w:t>
      </w:r>
      <w:r w:rsidR="00D376D1">
        <w:t xml:space="preserve"> as Soar will match new </w:t>
      </w:r>
      <w:r w:rsidR="006F5ED9">
        <w:t xml:space="preserve">and modified </w:t>
      </w:r>
      <w:r w:rsidR="00D376D1">
        <w:t>rules against working memory.</w:t>
      </w:r>
    </w:p>
    <w:p w14:paraId="03F68DFA" w14:textId="77777777" w:rsidR="00615821" w:rsidRDefault="007B3A13">
      <w:r>
        <w:rPr>
          <w:noProof/>
        </w:rPr>
        <w:drawing>
          <wp:anchor distT="0" distB="0" distL="114300" distR="114300" simplePos="0" relativeHeight="251905536" behindDoc="0" locked="0" layoutInCell="1" allowOverlap="1" wp14:anchorId="15060425" wp14:editId="22D9B83D">
            <wp:simplePos x="0" y="0"/>
            <wp:positionH relativeFrom="column">
              <wp:posOffset>3181350</wp:posOffset>
            </wp:positionH>
            <wp:positionV relativeFrom="paragraph">
              <wp:posOffset>135890</wp:posOffset>
            </wp:positionV>
            <wp:extent cx="2762250" cy="1590675"/>
            <wp:effectExtent l="0" t="0" r="0" b="0"/>
            <wp:wrapSquare wrapText="bothSides"/>
            <wp:docPr id="2388" name="Picture 1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1574F" w14:textId="77777777" w:rsidR="008F0FE8" w:rsidRDefault="007B3A13">
      <w:r>
        <w:rPr>
          <w:noProof/>
        </w:rPr>
        <mc:AlternateContent>
          <mc:Choice Requires="wps">
            <w:drawing>
              <wp:anchor distT="0" distB="0" distL="114300" distR="114300" simplePos="0" relativeHeight="251914752" behindDoc="0" locked="0" layoutInCell="1" allowOverlap="1" wp14:anchorId="157DC9DD" wp14:editId="15B5E4A0">
                <wp:simplePos x="0" y="0"/>
                <wp:positionH relativeFrom="column">
                  <wp:posOffset>5804535</wp:posOffset>
                </wp:positionH>
                <wp:positionV relativeFrom="paragraph">
                  <wp:posOffset>173990</wp:posOffset>
                </wp:positionV>
                <wp:extent cx="0" cy="342900"/>
                <wp:effectExtent l="63500" t="25400" r="25400" b="0"/>
                <wp:wrapNone/>
                <wp:docPr id="2387" name="Line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64A5E" id="Line 1822" o:spid="_x0000_s1026" style="position:absolute;flip:x y;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05pt,13.7pt" to="457.05pt,4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" strokecolor="red">
                <v:stroke endarrow="block"/>
                <o:lock v:ext="edit" shapetype="f"/>
              </v:line>
            </w:pict>
          </mc:Fallback>
        </mc:AlternateContent>
      </w:r>
      <w:r w:rsidR="008F0FE8">
        <w:t xml:space="preserve">The upper right portion of the JavaEaters window has options for controlling the </w:t>
      </w:r>
      <w:r w:rsidR="00BD1495">
        <w:t>Eaters “Simulation.”</w:t>
      </w:r>
    </w:p>
    <w:p w14:paraId="426F40F9" w14:textId="77777777" w:rsidR="00BD1495" w:rsidRDefault="007B3A13">
      <w:r>
        <w:rPr>
          <w:noProof/>
        </w:rPr>
        <mc:AlternateContent>
          <mc:Choice Requires="wps">
            <w:drawing>
              <wp:anchor distT="0" distB="0" distL="114300" distR="114300" simplePos="0" relativeHeight="251911680" behindDoc="0" locked="0" layoutInCell="1" allowOverlap="1" wp14:anchorId="7E109095" wp14:editId="5C87A8C0">
                <wp:simplePos x="0" y="0"/>
                <wp:positionH relativeFrom="column">
                  <wp:posOffset>3709035</wp:posOffset>
                </wp:positionH>
                <wp:positionV relativeFrom="paragraph">
                  <wp:posOffset>1101090</wp:posOffset>
                </wp:positionV>
                <wp:extent cx="0" cy="342900"/>
                <wp:effectExtent l="50800" t="0" r="25400" b="25400"/>
                <wp:wrapNone/>
                <wp:docPr id="2386" name="Line 1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5015C" id="Line 1820" o:spid="_x0000_s1026" style="position:absolute;flip:x;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86.7pt" to="292.05pt,1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" strokecolor="red">
                <v:stroke endarrow="block"/>
                <o:lock v:ext="edit" shapetype="f"/>
              </v:line>
            </w:pict>
          </mc:Fallback>
        </mc:AlternateContent>
      </w:r>
      <w:r>
        <w:rPr>
          <w:noProof/>
        </w:rPr>
        <mc:AlternateContent>
          <mc:Choice Requires="wps">
            <w:drawing>
              <wp:anchor distT="0" distB="0" distL="114300" distR="114300" simplePos="0" relativeHeight="251908608" behindDoc="0" locked="0" layoutInCell="1" allowOverlap="1" wp14:anchorId="5B61BAEB" wp14:editId="4F4CBC29">
                <wp:simplePos x="0" y="0"/>
                <wp:positionH relativeFrom="column">
                  <wp:posOffset>4375785</wp:posOffset>
                </wp:positionH>
                <wp:positionV relativeFrom="paragraph">
                  <wp:posOffset>89535</wp:posOffset>
                </wp:positionV>
                <wp:extent cx="393065" cy="208280"/>
                <wp:effectExtent l="0" t="0" r="635" b="0"/>
                <wp:wrapNone/>
                <wp:docPr id="2385" name="Text Box 1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3065" cy="20828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65486F" w14:textId="77777777" w:rsidR="00BD1495" w:rsidRPr="00A90DC3" w:rsidRDefault="00BD1495" w:rsidP="00BD1495"/>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1BAEB" id="Text Box 1814" o:spid="_x0000_s1052" type="#_x0000_t202" style="position:absolute;margin-left:344.55pt;margin-top:7.05pt;width:30.95pt;height:16.4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" filled="f" strokecolor="red">
                <v:path arrowok="t"/>
                <v:textbox inset=",0,,0">
                  <w:txbxContent>
                    <w:p w14:paraId="4165486F" w14:textId="77777777" w:rsidR="00BD1495" w:rsidRPr="00A90DC3" w:rsidRDefault="00BD1495" w:rsidP="00BD1495"/>
                  </w:txbxContent>
                </v:textbox>
              </v:shape>
            </w:pict>
          </mc:Fallback>
        </mc:AlternateContent>
      </w:r>
      <w:r>
        <w:rPr>
          <w:noProof/>
        </w:rPr>
        <mc:AlternateContent>
          <mc:Choice Requires="wps">
            <w:drawing>
              <wp:anchor distT="0" distB="0" distL="114300" distR="114300" simplePos="0" relativeHeight="251913728" behindDoc="0" locked="0" layoutInCell="1" allowOverlap="1" wp14:anchorId="4DDB5539" wp14:editId="72614DDC">
                <wp:simplePos x="0" y="0"/>
                <wp:positionH relativeFrom="column">
                  <wp:posOffset>5433060</wp:posOffset>
                </wp:positionH>
                <wp:positionV relativeFrom="paragraph">
                  <wp:posOffset>205740</wp:posOffset>
                </wp:positionV>
                <wp:extent cx="685800" cy="114300"/>
                <wp:effectExtent l="0" t="0" r="0" b="0"/>
                <wp:wrapNone/>
                <wp:docPr id="2384" name="Text Box 1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5800" cy="114300"/>
                        </a:xfrm>
                        <a:prstGeom prst="rect">
                          <a:avLst/>
                        </a:prstGeom>
                        <a:solidFill>
                          <a:srgbClr val="FFFFFF"/>
                        </a:solidFill>
                        <a:ln w="9525">
                          <a:solidFill>
                            <a:srgbClr val="FF0000"/>
                          </a:solidFill>
                          <a:miter lim="800000"/>
                          <a:headEnd/>
                          <a:tailEnd/>
                        </a:ln>
                      </wps:spPr>
                      <wps:txbx>
                        <w:txbxContent>
                          <w:p w14:paraId="2BE190CD" w14:textId="77777777" w:rsidR="001C15C1" w:rsidRDefault="001C15C1" w:rsidP="001C15C1">
                            <w:pPr>
                              <w:rPr>
                                <w:color w:val="FF0000"/>
                                <w:sz w:val="16"/>
                              </w:rPr>
                            </w:pPr>
                            <w:r>
                              <w:rPr>
                                <w:color w:val="FF0000"/>
                                <w:sz w:val="16"/>
                              </w:rPr>
                              <w:t>QUIT Eaters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B5539" id="Text Box 1821" o:spid="_x0000_s1053" type="#_x0000_t202" style="position:absolute;margin-left:427.8pt;margin-top:16.2pt;width:54pt;height:9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" strokecolor="red">
                <v:path arrowok="t"/>
                <v:textbox inset="3.6pt,0,3.6pt,0">
                  <w:txbxContent>
                    <w:p w14:paraId="2BE190CD" w14:textId="77777777" w:rsidR="001C15C1" w:rsidRDefault="001C15C1" w:rsidP="001C15C1">
                      <w:pPr>
                        <w:rPr>
                          <w:color w:val="FF0000"/>
                          <w:sz w:val="16"/>
                        </w:rPr>
                      </w:pPr>
                      <w:r>
                        <w:rPr>
                          <w:color w:val="FF0000"/>
                          <w:sz w:val="16"/>
                        </w:rPr>
                        <w:t>QUIT Eaters</w:t>
                      </w:r>
                    </w:p>
                  </w:txbxContent>
                </v:textbox>
              </v:shape>
            </w:pict>
          </mc:Fallback>
        </mc:AlternateContent>
      </w:r>
      <w:r>
        <w:rPr>
          <w:noProof/>
        </w:rPr>
        <mc:AlternateContent>
          <mc:Choice Requires="wps">
            <w:drawing>
              <wp:anchor distT="0" distB="0" distL="114300" distR="114300" simplePos="0" relativeHeight="251907584" behindDoc="0" locked="0" layoutInCell="1" allowOverlap="1" wp14:anchorId="19F4EF2E" wp14:editId="64886DBB">
                <wp:simplePos x="0" y="0"/>
                <wp:positionH relativeFrom="column">
                  <wp:posOffset>4623435</wp:posOffset>
                </wp:positionH>
                <wp:positionV relativeFrom="paragraph">
                  <wp:posOffset>300990</wp:posOffset>
                </wp:positionV>
                <wp:extent cx="342900" cy="342900"/>
                <wp:effectExtent l="25400" t="25400" r="0" b="0"/>
                <wp:wrapNone/>
                <wp:docPr id="2383" name="Line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4290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C1FC3" id="Line 1813" o:spid="_x0000_s1026" style="position:absolute;flip:x y;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05pt,23.7pt" to="391.05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" strokecolor="red">
                <v:stroke endarrow="block"/>
                <o:lock v:ext="edit" shapetype="f"/>
              </v:line>
            </w:pict>
          </mc:Fallback>
        </mc:AlternateContent>
      </w:r>
      <w:r>
        <w:rPr>
          <w:noProof/>
        </w:rPr>
        <mc:AlternateContent>
          <mc:Choice Requires="wps">
            <w:drawing>
              <wp:anchor distT="0" distB="0" distL="114300" distR="114300" simplePos="0" relativeHeight="251906560" behindDoc="0" locked="0" layoutInCell="1" allowOverlap="1" wp14:anchorId="60E69DB6" wp14:editId="0A3D35D9">
                <wp:simplePos x="0" y="0"/>
                <wp:positionH relativeFrom="column">
                  <wp:posOffset>4966335</wp:posOffset>
                </wp:positionH>
                <wp:positionV relativeFrom="paragraph">
                  <wp:posOffset>529590</wp:posOffset>
                </wp:positionV>
                <wp:extent cx="1143000" cy="228600"/>
                <wp:effectExtent l="0" t="0" r="0" b="0"/>
                <wp:wrapNone/>
                <wp:docPr id="2382" name="Text 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0" cy="228600"/>
                        </a:xfrm>
                        <a:prstGeom prst="rect">
                          <a:avLst/>
                        </a:prstGeom>
                        <a:solidFill>
                          <a:srgbClr val="FFFFFF"/>
                        </a:solidFill>
                        <a:ln w="9525">
                          <a:solidFill>
                            <a:srgbClr val="FF0000"/>
                          </a:solidFill>
                          <a:miter lim="800000"/>
                          <a:headEnd/>
                          <a:tailEnd/>
                        </a:ln>
                      </wps:spPr>
                      <wps:txbx>
                        <w:txbxContent>
                          <w:p w14:paraId="5C53909F" w14:textId="77777777" w:rsidR="004B179B" w:rsidRDefault="004B179B">
                            <w:pPr>
                              <w:rPr>
                                <w:color w:val="FF0000"/>
                                <w:sz w:val="16"/>
                              </w:rPr>
                            </w:pPr>
                            <w:r>
                              <w:rPr>
                                <w:color w:val="FF0000"/>
                                <w:sz w:val="16"/>
                              </w:rPr>
                              <w:t>Restart current map</w:t>
                            </w:r>
                            <w:r w:rsidR="00BD1495">
                              <w:rPr>
                                <w:color w:val="FF0000"/>
                                <w:sz w:val="16"/>
                              </w:rPr>
                              <w:t xml:space="preserve"> and initialize eaters.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9DB6" id="Text Box 1162" o:spid="_x0000_s1054" type="#_x0000_t202" style="position:absolute;margin-left:391.05pt;margin-top:41.7pt;width:90pt;height:18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" strokecolor="red">
                <v:path arrowok="t"/>
                <v:textbox inset="3.6pt,0,3.6pt,0">
                  <w:txbxContent>
                    <w:p w14:paraId="5C53909F" w14:textId="77777777" w:rsidR="004B179B" w:rsidRDefault="004B179B">
                      <w:pPr>
                        <w:rPr>
                          <w:color w:val="FF0000"/>
                          <w:sz w:val="16"/>
                        </w:rPr>
                      </w:pPr>
                      <w:r>
                        <w:rPr>
                          <w:color w:val="FF0000"/>
                          <w:sz w:val="16"/>
                        </w:rPr>
                        <w:t>Restart current map</w:t>
                      </w:r>
                      <w:r w:rsidR="00BD1495">
                        <w:rPr>
                          <w:color w:val="FF0000"/>
                          <w:sz w:val="16"/>
                        </w:rPr>
                        <w:t xml:space="preserve"> and initialize eaters.</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69477A6E" wp14:editId="7630BB6E">
                <wp:simplePos x="0" y="0"/>
                <wp:positionH relativeFrom="column">
                  <wp:posOffset>4290060</wp:posOffset>
                </wp:positionH>
                <wp:positionV relativeFrom="paragraph">
                  <wp:posOffset>910590</wp:posOffset>
                </wp:positionV>
                <wp:extent cx="1143000" cy="137160"/>
                <wp:effectExtent l="0" t="0" r="0" b="2540"/>
                <wp:wrapNone/>
                <wp:docPr id="2381" name="Text Box 1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0" cy="137160"/>
                        </a:xfrm>
                        <a:prstGeom prst="rect">
                          <a:avLst/>
                        </a:prstGeom>
                        <a:solidFill>
                          <a:srgbClr val="FFFFFF"/>
                        </a:solidFill>
                        <a:ln w="9525">
                          <a:solidFill>
                            <a:srgbClr val="FF0000"/>
                          </a:solidFill>
                          <a:miter lim="800000"/>
                          <a:headEnd/>
                          <a:tailEnd/>
                        </a:ln>
                      </wps:spPr>
                      <wps:txbx>
                        <w:txbxContent>
                          <w:p w14:paraId="0B2D0ACC" w14:textId="77777777" w:rsidR="004B179B" w:rsidRDefault="004B179B">
                            <w:pPr>
                              <w:rPr>
                                <w:color w:val="FF0000"/>
                                <w:sz w:val="16"/>
                              </w:rPr>
                            </w:pPr>
                            <w:r>
                              <w:rPr>
                                <w:color w:val="FF0000"/>
                                <w:sz w:val="16"/>
                              </w:rPr>
                              <w:t>Load in a new map</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77A6E" id="Text Box 1161" o:spid="_x0000_s1055" type="#_x0000_t202" style="position:absolute;margin-left:337.8pt;margin-top:71.7pt;width:90pt;height:10.8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" strokecolor="red">
                <v:path arrowok="t"/>
                <v:textbox inset="3.6pt,0,3.6pt,0">
                  <w:txbxContent>
                    <w:p w14:paraId="0B2D0ACC" w14:textId="77777777" w:rsidR="004B179B" w:rsidRDefault="004B179B">
                      <w:pPr>
                        <w:rPr>
                          <w:color w:val="FF0000"/>
                          <w:sz w:val="16"/>
                        </w:rPr>
                      </w:pPr>
                      <w:r>
                        <w:rPr>
                          <w:color w:val="FF0000"/>
                          <w:sz w:val="16"/>
                        </w:rPr>
                        <w:t>Load in a new map</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46935343" wp14:editId="1CEE0530">
                <wp:simplePos x="0" y="0"/>
                <wp:positionH relativeFrom="column">
                  <wp:posOffset>3937635</wp:posOffset>
                </wp:positionH>
                <wp:positionV relativeFrom="paragraph">
                  <wp:posOffset>986790</wp:posOffset>
                </wp:positionV>
                <wp:extent cx="342900" cy="0"/>
                <wp:effectExtent l="0" t="50800" r="0" b="63500"/>
                <wp:wrapNone/>
                <wp:docPr id="2380" name="Lin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429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7E6CE" id="Line 1815" o:spid="_x0000_s1026" style="position:absolute;flip:x 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77.7pt" to="337.05pt,7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" strokecolor="red">
                <v:stroke endarrow="block"/>
                <o:lock v:ext="edit" shapetype="f"/>
              </v:line>
            </w:pict>
          </mc:Fallback>
        </mc:AlternateContent>
      </w:r>
      <w:r w:rsidR="004B179B">
        <w:t>If you click on the “</w:t>
      </w:r>
      <w:r w:rsidR="00BD1495">
        <w:t xml:space="preserve">Change </w:t>
      </w:r>
      <w:r w:rsidR="004B179B">
        <w:t xml:space="preserve">Map” button, a </w:t>
      </w:r>
      <w:r w:rsidR="00BD1495">
        <w:t xml:space="preserve">dialog </w:t>
      </w:r>
      <w:r w:rsidR="004B179B">
        <w:t>will appear</w:t>
      </w:r>
      <w:r w:rsidR="00BD1495">
        <w:t xml:space="preserve"> listing the available map types that can be loaded</w:t>
      </w:r>
      <w:r w:rsidR="004B179B">
        <w:t xml:space="preserve">. </w:t>
      </w:r>
      <w:r w:rsidR="00BD1495">
        <w:t xml:space="preserve">Select a map and press “Open” to see what the map looks like.  Press “Cancel” to not change the current map.  </w:t>
      </w:r>
      <w:r w:rsidR="004B179B">
        <w:t>You can restart the eaters on the current map by clicking on the “</w:t>
      </w:r>
      <w:r w:rsidR="00BD1495">
        <w:t>Reset</w:t>
      </w:r>
      <w:r w:rsidR="004B179B">
        <w:t xml:space="preserve">” button. The eaters will be placed randomly on the board and </w:t>
      </w:r>
      <w:proofErr w:type="gramStart"/>
      <w:r w:rsidR="004B179B">
        <w:t>all of</w:t>
      </w:r>
      <w:proofErr w:type="gramEnd"/>
      <w:r w:rsidR="004B179B">
        <w:t xml:space="preserve"> the food will be regenerated. </w:t>
      </w:r>
      <w:r w:rsidR="001C15C1">
        <w:t xml:space="preserve"> To QUIT Eaters, press the “Close Application” X in the upper right corner of JavaEaters.</w:t>
      </w:r>
    </w:p>
    <w:p w14:paraId="411C710A" w14:textId="77777777" w:rsidR="001C15C1" w:rsidRDefault="007B3A13" w:rsidP="001C15C1">
      <w:r>
        <w:rPr>
          <w:noProof/>
        </w:rPr>
        <w:drawing>
          <wp:anchor distT="0" distB="0" distL="114300" distR="114300" simplePos="0" relativeHeight="251910656" behindDoc="0" locked="0" layoutInCell="1" allowOverlap="1" wp14:anchorId="7249BFBA" wp14:editId="124D32BE">
            <wp:simplePos x="0" y="0"/>
            <wp:positionH relativeFrom="column">
              <wp:posOffset>747395</wp:posOffset>
            </wp:positionH>
            <wp:positionV relativeFrom="paragraph">
              <wp:posOffset>118745</wp:posOffset>
            </wp:positionV>
            <wp:extent cx="4297680" cy="3152775"/>
            <wp:effectExtent l="0" t="0" r="0" b="0"/>
            <wp:wrapSquare wrapText="bothSides"/>
            <wp:docPr id="2379" name="Picture 1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96BA3" w14:textId="77777777" w:rsidR="000C7E79" w:rsidRDefault="000C7E79" w:rsidP="001C15C1"/>
    <w:p w14:paraId="7F1358B4" w14:textId="77777777" w:rsidR="000C7E79" w:rsidRDefault="000C7E79" w:rsidP="001C15C1"/>
    <w:p w14:paraId="243EE169" w14:textId="77777777" w:rsidR="001C15C1" w:rsidRDefault="001C15C1" w:rsidP="001C15C1"/>
    <w:p w14:paraId="1B5A41E7" w14:textId="77777777" w:rsidR="001C15C1" w:rsidRDefault="001C15C1" w:rsidP="001C15C1"/>
    <w:p w14:paraId="709EFCB4" w14:textId="77777777" w:rsidR="001C15C1" w:rsidRDefault="001C15C1" w:rsidP="001C15C1"/>
    <w:p w14:paraId="1E5171AA" w14:textId="77777777" w:rsidR="001C15C1" w:rsidRDefault="001C15C1" w:rsidP="001C15C1"/>
    <w:p w14:paraId="35824C5E" w14:textId="77777777" w:rsidR="001C15C1" w:rsidRDefault="001C15C1" w:rsidP="001C15C1"/>
    <w:p w14:paraId="62B8822C" w14:textId="77777777" w:rsidR="001C15C1" w:rsidRDefault="001C15C1" w:rsidP="001C15C1"/>
    <w:p w14:paraId="5B66AB86" w14:textId="77777777" w:rsidR="001C15C1" w:rsidRDefault="001C15C1" w:rsidP="001C15C1"/>
    <w:p w14:paraId="0CCF0FD8" w14:textId="77777777" w:rsidR="001C15C1" w:rsidRDefault="001C15C1" w:rsidP="001C15C1"/>
    <w:p w14:paraId="7E9F94FA" w14:textId="77777777" w:rsidR="001C15C1" w:rsidRDefault="001C15C1" w:rsidP="001C15C1"/>
    <w:p w14:paraId="4B232DE9" w14:textId="77777777" w:rsidR="001C15C1" w:rsidRDefault="001C15C1" w:rsidP="001C15C1"/>
    <w:p w14:paraId="1FA51D7C" w14:textId="77777777" w:rsidR="001C15C1" w:rsidRDefault="001C15C1" w:rsidP="001C15C1"/>
    <w:p w14:paraId="1C68EFB9" w14:textId="77777777" w:rsidR="001C15C1" w:rsidRDefault="001C15C1" w:rsidP="001C15C1"/>
    <w:p w14:paraId="00C13F3D" w14:textId="77777777" w:rsidR="001C15C1" w:rsidRDefault="001C15C1" w:rsidP="001C15C1"/>
    <w:p w14:paraId="10A3AF06" w14:textId="77777777" w:rsidR="001C15C1" w:rsidRDefault="001C15C1" w:rsidP="001C15C1"/>
    <w:p w14:paraId="727E44EE" w14:textId="77777777" w:rsidR="001C15C1" w:rsidRDefault="001C15C1" w:rsidP="001C15C1"/>
    <w:p w14:paraId="71275C4D" w14:textId="77777777" w:rsidR="001C15C1" w:rsidRDefault="001C15C1" w:rsidP="001C15C1"/>
    <w:p w14:paraId="0E0CE58B" w14:textId="77777777" w:rsidR="001C15C1" w:rsidRDefault="001C15C1" w:rsidP="001C15C1"/>
    <w:p w14:paraId="1FCECACF" w14:textId="77777777" w:rsidR="001C15C1" w:rsidRDefault="001C15C1" w:rsidP="001C15C1"/>
    <w:p w14:paraId="5B471B59" w14:textId="77777777" w:rsidR="001C15C1" w:rsidRDefault="001C15C1" w:rsidP="001C15C1"/>
    <w:p w14:paraId="51F10F5B" w14:textId="77777777" w:rsidR="001C15C1" w:rsidRDefault="001C15C1" w:rsidP="001C15C1"/>
    <w:p w14:paraId="27E6F0B9" w14:textId="77777777" w:rsidR="001C15C1" w:rsidRDefault="001C15C1" w:rsidP="001C15C1"/>
    <w:p w14:paraId="61ADBACD" w14:textId="77777777" w:rsidR="001C15C1" w:rsidRDefault="001C15C1" w:rsidP="001C15C1">
      <w:r>
        <w:t>Spend some time creating, running and destroying different eaters. Notice how the eaters move around the board differently, some being much more efficient at consuming food.</w:t>
      </w:r>
    </w:p>
    <w:p w14:paraId="60E44341" w14:textId="77777777" w:rsidR="004B179B" w:rsidRDefault="004B179B" w:rsidP="0084054F">
      <w:pPr>
        <w:pStyle w:val="Heading1"/>
        <w:spacing w:before="0"/>
      </w:pPr>
      <w:r>
        <w:br w:type="page"/>
      </w:r>
      <w:r>
        <w:lastRenderedPageBreak/>
        <w:t xml:space="preserve">2. Building </w:t>
      </w:r>
      <w:r w:rsidR="006A290C">
        <w:t>a</w:t>
      </w:r>
      <w:r>
        <w:t xml:space="preserve"> Simple Eater Using Rules</w:t>
      </w:r>
    </w:p>
    <w:p w14:paraId="2FF50D53" w14:textId="77777777" w:rsidR="004B179B" w:rsidRDefault="004B179B"/>
    <w:p w14:paraId="670CF487" w14:textId="77777777" w:rsidR="006A290C" w:rsidRDefault="006A290C">
      <w:r>
        <w:t>In contrast to the Water Jug, an Eater does not have to initialize the state with an operator – the Eater will start with information about its situation coming in through a structure called the input-link. We will keep the Eater very simple, so all we will do initially is create operators, which means creating operator proposal and application rules.</w:t>
      </w:r>
    </w:p>
    <w:p w14:paraId="770DD4E7" w14:textId="77777777" w:rsidR="006A290C" w:rsidRDefault="006A290C"/>
    <w:p w14:paraId="68AD9767" w14:textId="77777777" w:rsidR="0027002B" w:rsidRDefault="006A290C" w:rsidP="0027002B">
      <w:r>
        <w:t>The first</w:t>
      </w:r>
      <w:r w:rsidR="004B179B">
        <w:t xml:space="preserve"> operator you will create moves an eater north one step. (It might not even do that if there is a wall to its north when it is created.) </w:t>
      </w:r>
    </w:p>
    <w:p w14:paraId="6696436D" w14:textId="77777777" w:rsidR="004B179B" w:rsidRDefault="00D973AA" w:rsidP="00CE6356">
      <w:pPr>
        <w:pStyle w:val="Heading3"/>
      </w:pPr>
      <w:r>
        <w:t>2</w:t>
      </w:r>
      <w:r w:rsidR="004B179B">
        <w:t>.1 English Version</w:t>
      </w:r>
    </w:p>
    <w:p w14:paraId="2DA593DA" w14:textId="77777777" w:rsidR="004B179B" w:rsidRDefault="004B179B"/>
    <w:p w14:paraId="4425D136" w14:textId="77777777" w:rsidR="004B179B" w:rsidRDefault="004B179B">
      <w:r>
        <w:t>Here is one possible version of the move-north operator.</w:t>
      </w:r>
    </w:p>
    <w:p w14:paraId="79D7D53D" w14:textId="77777777" w:rsidR="004B179B" w:rsidRPr="00E969C2" w:rsidRDefault="004B179B">
      <w:pPr>
        <w:rPr>
          <w:rStyle w:val="PlainTextChar"/>
        </w:rPr>
      </w:pPr>
    </w:p>
    <w:p w14:paraId="681C7015" w14:textId="77777777" w:rsidR="004B179B" w:rsidRPr="00E969C2" w:rsidRDefault="004B179B">
      <w:pPr>
        <w:rPr>
          <w:rStyle w:val="PlainTextChar"/>
        </w:rPr>
      </w:pPr>
      <w:r w:rsidRPr="00E969C2">
        <w:rPr>
          <w:rStyle w:val="PlainTextChar"/>
        </w:rPr>
        <w:t>############################ Move-north operator ############################</w:t>
      </w:r>
    </w:p>
    <w:p w14:paraId="2604B743" w14:textId="77777777" w:rsidR="004B179B" w:rsidRPr="00E969C2" w:rsidRDefault="004B179B">
      <w:pPr>
        <w:rPr>
          <w:rStyle w:val="PlainTextChar"/>
        </w:rPr>
      </w:pPr>
      <w:r w:rsidRPr="00E969C2">
        <w:rPr>
          <w:rStyle w:val="PlainTextChar"/>
        </w:rPr>
        <w:t># Propose*move-north:</w:t>
      </w:r>
    </w:p>
    <w:p w14:paraId="1DF752D1" w14:textId="77777777" w:rsidR="004B179B" w:rsidRPr="00E969C2" w:rsidRDefault="004B179B">
      <w:pPr>
        <w:rPr>
          <w:rStyle w:val="PlainTextChar"/>
        </w:rPr>
      </w:pPr>
      <w:r w:rsidRPr="00E969C2">
        <w:rPr>
          <w:rStyle w:val="PlainTextChar"/>
        </w:rPr>
        <w:t># If I exist, then propose the move-north operator.</w:t>
      </w:r>
    </w:p>
    <w:p w14:paraId="3430EEB9" w14:textId="77777777" w:rsidR="004B179B" w:rsidRPr="00E969C2" w:rsidRDefault="004B179B">
      <w:pPr>
        <w:rPr>
          <w:rStyle w:val="PlainTextChar"/>
        </w:rPr>
      </w:pPr>
      <w:r w:rsidRPr="00E969C2">
        <w:rPr>
          <w:rStyle w:val="PlainTextChar"/>
        </w:rPr>
        <w:t>#</w:t>
      </w:r>
    </w:p>
    <w:p w14:paraId="5442FE08" w14:textId="77777777" w:rsidR="004B179B" w:rsidRPr="00E969C2" w:rsidRDefault="004B179B">
      <w:pPr>
        <w:rPr>
          <w:rStyle w:val="PlainTextChar"/>
        </w:rPr>
      </w:pPr>
      <w:r w:rsidRPr="00E969C2">
        <w:rPr>
          <w:rStyle w:val="PlainTextChar"/>
        </w:rPr>
        <w:t># Apply*move-north:</w:t>
      </w:r>
    </w:p>
    <w:p w14:paraId="2918560B" w14:textId="77777777" w:rsidR="004B179B" w:rsidRPr="00E969C2" w:rsidRDefault="004B179B">
      <w:pPr>
        <w:rPr>
          <w:rStyle w:val="PlainTextChar"/>
        </w:rPr>
      </w:pPr>
      <w:r w:rsidRPr="00E969C2">
        <w:rPr>
          <w:rStyle w:val="PlainTextChar"/>
        </w:rPr>
        <w:t xml:space="preserve"># If the move-north operator is selected, then generate an output command to </w:t>
      </w:r>
    </w:p>
    <w:p w14:paraId="25A9B55F" w14:textId="77777777" w:rsidR="004B179B" w:rsidRPr="00E969C2" w:rsidRDefault="004B179B">
      <w:pPr>
        <w:rPr>
          <w:rStyle w:val="PlainTextChar"/>
        </w:rPr>
      </w:pPr>
      <w:r w:rsidRPr="00E969C2">
        <w:rPr>
          <w:rStyle w:val="PlainTextChar"/>
        </w:rPr>
        <w:t xml:space="preserve"># </w:t>
      </w:r>
      <w:proofErr w:type="gramStart"/>
      <w:r w:rsidRPr="00E969C2">
        <w:rPr>
          <w:rStyle w:val="PlainTextChar"/>
        </w:rPr>
        <w:t>move</w:t>
      </w:r>
      <w:proofErr w:type="gramEnd"/>
      <w:r w:rsidRPr="00E969C2">
        <w:rPr>
          <w:rStyle w:val="PlainTextChar"/>
        </w:rPr>
        <w:t xml:space="preserve"> north.</w:t>
      </w:r>
    </w:p>
    <w:p w14:paraId="7A9FBB06" w14:textId="77777777" w:rsidR="004B179B" w:rsidRDefault="004B179B">
      <w:pPr>
        <w:rPr>
          <w:rFonts w:ascii="Courier" w:hAnsi="Courier"/>
        </w:rPr>
      </w:pPr>
    </w:p>
    <w:p w14:paraId="5CD6DA40" w14:textId="77777777" w:rsidR="004B179B" w:rsidRDefault="004B179B">
      <w:pPr>
        <w:rPr>
          <w:rFonts w:ascii="Courier" w:hAnsi="Courier"/>
        </w:rPr>
      </w:pPr>
      <w:r>
        <w:t xml:space="preserve">To write the Soar rule for apply*move-north, you </w:t>
      </w:r>
      <w:proofErr w:type="gramStart"/>
      <w:r>
        <w:t>have to</w:t>
      </w:r>
      <w:proofErr w:type="gramEnd"/>
      <w:r>
        <w:t xml:space="preserve"> know how to get an eater to move. All external actions are issued by creating working memory elements that are augmentations of the output-link. The output-link is an augmentation of the io object, which in turn is an augmentation of the state. In Eaters, a move command is issued by creating a “</w:t>
      </w:r>
      <w:r>
        <w:rPr>
          <w:rFonts w:ascii="Courier New" w:hAnsi="Courier New"/>
        </w:rPr>
        <w:t>move</w:t>
      </w:r>
      <w:r>
        <w:t>” augmentation on the output-link object, which in turn has an augmentation called “</w:t>
      </w:r>
      <w:r>
        <w:rPr>
          <w:rFonts w:ascii="Courier New" w:hAnsi="Courier New"/>
        </w:rPr>
        <w:t>direction</w:t>
      </w:r>
      <w:r>
        <w:t>” with a value of the direction to move: “</w:t>
      </w:r>
      <w:r>
        <w:rPr>
          <w:rFonts w:ascii="Courier New" w:hAnsi="Courier New"/>
        </w:rPr>
        <w:t>north</w:t>
      </w:r>
      <w:r>
        <w:t>”, “</w:t>
      </w:r>
      <w:r>
        <w:rPr>
          <w:rFonts w:ascii="Courier New" w:hAnsi="Courier New"/>
        </w:rPr>
        <w:t>south</w:t>
      </w:r>
      <w:r>
        <w:t>”, “</w:t>
      </w:r>
      <w:r>
        <w:rPr>
          <w:rFonts w:ascii="Courier New" w:hAnsi="Courier New"/>
        </w:rPr>
        <w:t>east</w:t>
      </w:r>
      <w:r>
        <w:t>”, or “</w:t>
      </w:r>
      <w:r>
        <w:rPr>
          <w:rFonts w:ascii="Courier New" w:hAnsi="Courier New"/>
        </w:rPr>
        <w:t>west</w:t>
      </w:r>
      <w:r>
        <w:t xml:space="preserve">”. For each task in Soar, a set of output commands is defined, and in Eaters there are two commands: move and jump. </w:t>
      </w:r>
    </w:p>
    <w:p w14:paraId="397FB9DE" w14:textId="77777777" w:rsidR="004B179B" w:rsidRDefault="007B3A13">
      <w:pPr>
        <w:rPr>
          <w:rFonts w:ascii="Courier" w:hAnsi="Courier"/>
        </w:rPr>
      </w:pPr>
      <w:r>
        <w:rPr>
          <w:rFonts w:ascii="Courier" w:hAnsi="Courier"/>
          <w:noProof/>
        </w:rPr>
        <mc:AlternateContent>
          <mc:Choice Requires="wps">
            <w:drawing>
              <wp:anchor distT="0" distB="0" distL="114300" distR="114300" simplePos="0" relativeHeight="251436544" behindDoc="0" locked="0" layoutInCell="0" allowOverlap="1" wp14:anchorId="36A0535A" wp14:editId="3FAA839B">
                <wp:simplePos x="0" y="0"/>
                <wp:positionH relativeFrom="column">
                  <wp:posOffset>342900</wp:posOffset>
                </wp:positionH>
                <wp:positionV relativeFrom="paragraph">
                  <wp:posOffset>33020</wp:posOffset>
                </wp:positionV>
                <wp:extent cx="348615" cy="251460"/>
                <wp:effectExtent l="0" t="0" r="0" b="0"/>
                <wp:wrapNone/>
                <wp:docPr id="2378"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861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E47C6" w14:textId="77777777" w:rsidR="004B179B" w:rsidRDefault="004B179B">
                            <w:pPr>
                              <w:rPr>
                                <w:rFonts w:ascii="Courier New" w:hAnsi="Courier New"/>
                              </w:rPr>
                            </w:pPr>
                            <w:r>
                              <w:rPr>
                                <w:rFonts w:ascii="Courier New" w:hAnsi="Courier New"/>
                              </w:rPr>
                              <w: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0535A" id="Text Box 506" o:spid="_x0000_s1056" type="#_x0000_t202" style="position:absolute;margin-left:27pt;margin-top:2.6pt;width:27.45pt;height:19.8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" o:allowincell="f" filled="f" stroked="f">
                <v:path arrowok="t"/>
                <v:textbox>
                  <w:txbxContent>
                    <w:p w14:paraId="642E47C6" w14:textId="77777777" w:rsidR="004B179B" w:rsidRDefault="004B179B">
                      <w:pPr>
                        <w:rPr>
                          <w:rFonts w:ascii="Courier New" w:hAnsi="Courier New"/>
                        </w:rPr>
                      </w:pPr>
                      <w:r>
                        <w:rPr>
                          <w:rFonts w:ascii="Courier New" w:hAnsi="Courier New"/>
                        </w:rPr>
                        <w:t>io</w:t>
                      </w:r>
                    </w:p>
                  </w:txbxContent>
                </v:textbox>
              </v:shape>
            </w:pict>
          </mc:Fallback>
        </mc:AlternateContent>
      </w:r>
      <w:r>
        <w:rPr>
          <w:rFonts w:ascii="Courier" w:hAnsi="Courier"/>
          <w:noProof/>
        </w:rPr>
        <mc:AlternateContent>
          <mc:Choice Requires="wps">
            <w:drawing>
              <wp:anchor distT="0" distB="0" distL="114300" distR="114300" simplePos="0" relativeHeight="251437568" behindDoc="0" locked="0" layoutInCell="0" allowOverlap="1" wp14:anchorId="0B8797F8" wp14:editId="6BDDC395">
                <wp:simplePos x="0" y="0"/>
                <wp:positionH relativeFrom="column">
                  <wp:posOffset>901065</wp:posOffset>
                </wp:positionH>
                <wp:positionV relativeFrom="paragraph">
                  <wp:posOffset>33020</wp:posOffset>
                </wp:positionV>
                <wp:extent cx="1068705" cy="251460"/>
                <wp:effectExtent l="0" t="0" r="0" b="0"/>
                <wp:wrapNone/>
                <wp:docPr id="2377"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8705" cy="2514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939A9" w14:textId="77777777" w:rsidR="004B179B" w:rsidRDefault="004B179B">
                            <w:pPr>
                              <w:rPr>
                                <w:rFonts w:ascii="Courier New" w:hAnsi="Courier New"/>
                              </w:rPr>
                            </w:pPr>
                            <w:r>
                              <w:rPr>
                                <w:rFonts w:ascii="Courier New" w:hAnsi="Courier New"/>
                              </w:rPr>
                              <w:t>output-link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797F8" id="Text Box 507" o:spid="_x0000_s1057" type="#_x0000_t202" style="position:absolute;margin-left:70.95pt;margin-top:2.6pt;width:84.15pt;height:19.8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" o:allowincell="f" filled="f" fillcolor="silver" stroked="f">
                <v:path arrowok="t"/>
                <v:textbox>
                  <w:txbxContent>
                    <w:p w14:paraId="164939A9" w14:textId="77777777" w:rsidR="004B179B" w:rsidRDefault="004B179B">
                      <w:pPr>
                        <w:rPr>
                          <w:rFonts w:ascii="Courier New" w:hAnsi="Courier New"/>
                        </w:rPr>
                      </w:pPr>
                      <w:r>
                        <w:rPr>
                          <w:rFonts w:ascii="Courier New" w:hAnsi="Courier New"/>
                        </w:rPr>
                        <w:t>output-link</w:t>
                      </w:r>
                    </w:p>
                  </w:txbxContent>
                </v:textbox>
              </v:shape>
            </w:pict>
          </mc:Fallback>
        </mc:AlternateContent>
      </w:r>
      <w:r>
        <w:rPr>
          <w:rFonts w:ascii="Courier" w:hAnsi="Courier"/>
          <w:noProof/>
        </w:rPr>
        <mc:AlternateContent>
          <mc:Choice Requires="wps">
            <w:drawing>
              <wp:anchor distT="0" distB="0" distL="114300" distR="114300" simplePos="0" relativeHeight="251441664" behindDoc="0" locked="0" layoutInCell="0" allowOverlap="1" wp14:anchorId="35A517B3" wp14:editId="198B0F83">
                <wp:simplePos x="0" y="0"/>
                <wp:positionH relativeFrom="column">
                  <wp:posOffset>2609850</wp:posOffset>
                </wp:positionH>
                <wp:positionV relativeFrom="paragraph">
                  <wp:posOffset>33020</wp:posOffset>
                </wp:positionV>
                <wp:extent cx="922020" cy="251460"/>
                <wp:effectExtent l="0" t="0" r="0" b="0"/>
                <wp:wrapNone/>
                <wp:docPr id="2376"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2020" cy="2514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89CBD" w14:textId="77777777" w:rsidR="004B179B" w:rsidRDefault="004B179B">
                            <w:pPr>
                              <w:rPr>
                                <w:rFonts w:ascii="Courier New" w:hAnsi="Courier New"/>
                              </w:rPr>
                            </w:pPr>
                            <w:r>
                              <w:rPr>
                                <w:rFonts w:ascii="Courier New" w:hAnsi="Courier New"/>
                              </w:rPr>
                              <w:t>direction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517B3" id="Text Box 511" o:spid="_x0000_s1058" type="#_x0000_t202" style="position:absolute;margin-left:205.5pt;margin-top:2.6pt;width:72.6pt;height:19.8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" o:allowincell="f" filled="f" fillcolor="silver" stroked="f">
                <v:path arrowok="t"/>
                <v:textbox>
                  <w:txbxContent>
                    <w:p w14:paraId="36889CBD" w14:textId="77777777" w:rsidR="004B179B" w:rsidRDefault="004B179B">
                      <w:pPr>
                        <w:rPr>
                          <w:rFonts w:ascii="Courier New" w:hAnsi="Courier New"/>
                        </w:rPr>
                      </w:pPr>
                      <w:r>
                        <w:rPr>
                          <w:rFonts w:ascii="Courier New" w:hAnsi="Courier New"/>
                        </w:rPr>
                        <w:t>direction</w:t>
                      </w:r>
                    </w:p>
                  </w:txbxContent>
                </v:textbox>
              </v:shape>
            </w:pict>
          </mc:Fallback>
        </mc:AlternateContent>
      </w:r>
      <w:r>
        <w:rPr>
          <w:rFonts w:ascii="Courier" w:hAnsi="Courier"/>
          <w:noProof/>
        </w:rPr>
        <mc:AlternateContent>
          <mc:Choice Requires="wps">
            <w:drawing>
              <wp:anchor distT="0" distB="0" distL="114300" distR="114300" simplePos="0" relativeHeight="251438592" behindDoc="0" locked="0" layoutInCell="0" allowOverlap="1" wp14:anchorId="06DED422" wp14:editId="2D7CD107">
                <wp:simplePos x="0" y="0"/>
                <wp:positionH relativeFrom="column">
                  <wp:posOffset>1920240</wp:posOffset>
                </wp:positionH>
                <wp:positionV relativeFrom="paragraph">
                  <wp:posOffset>33020</wp:posOffset>
                </wp:positionV>
                <wp:extent cx="548640" cy="251460"/>
                <wp:effectExtent l="0" t="0" r="0" b="0"/>
                <wp:wrapNone/>
                <wp:docPr id="2375"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 cy="25146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2D890" w14:textId="77777777" w:rsidR="004B179B" w:rsidRDefault="004B179B">
                            <w:pPr>
                              <w:pStyle w:val="Header"/>
                              <w:tabs>
                                <w:tab w:val="clear" w:pos="4320"/>
                                <w:tab w:val="clear" w:pos="8640"/>
                              </w:tabs>
                              <w:rPr>
                                <w:rFonts w:ascii="Courier New" w:hAnsi="Courier New"/>
                              </w:rPr>
                            </w:pPr>
                            <w:r>
                              <w:rPr>
                                <w:rFonts w:ascii="Courier New" w:hAnsi="Courier New"/>
                              </w:rPr>
                              <w:t>move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ED422" id="Text Box 508" o:spid="_x0000_s1059" type="#_x0000_t202" style="position:absolute;margin-left:151.2pt;margin-top:2.6pt;width:43.2pt;height:19.8pt;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" o:allowincell="f" filled="f" fillcolor="silver" stroked="f">
                <v:path arrowok="t"/>
                <v:textbox>
                  <w:txbxContent>
                    <w:p w14:paraId="2602D890" w14:textId="77777777" w:rsidR="004B179B" w:rsidRDefault="004B179B">
                      <w:pPr>
                        <w:pStyle w:val="Header"/>
                        <w:tabs>
                          <w:tab w:val="clear" w:pos="4320"/>
                          <w:tab w:val="clear" w:pos="8640"/>
                        </w:tabs>
                        <w:rPr>
                          <w:rFonts w:ascii="Courier New" w:hAnsi="Courier New"/>
                        </w:rPr>
                      </w:pPr>
                      <w:r>
                        <w:rPr>
                          <w:rFonts w:ascii="Courier New" w:hAnsi="Courier New"/>
                        </w:rPr>
                        <w:t>move</w:t>
                      </w:r>
                    </w:p>
                  </w:txbxContent>
                </v:textbox>
              </v:shape>
            </w:pict>
          </mc:Fallback>
        </mc:AlternateContent>
      </w:r>
    </w:p>
    <w:p w14:paraId="740A53B6" w14:textId="77777777" w:rsidR="004B179B" w:rsidRDefault="007B3A13">
      <w:pPr>
        <w:rPr>
          <w:rFonts w:ascii="Courier" w:hAnsi="Courier"/>
        </w:rPr>
      </w:pPr>
      <w:r>
        <w:rPr>
          <w:rFonts w:ascii="Courier" w:hAnsi="Courier"/>
          <w:noProof/>
        </w:rPr>
        <mc:AlternateContent>
          <mc:Choice Requires="wps">
            <w:drawing>
              <wp:anchor distT="0" distB="0" distL="114300" distR="114300" simplePos="0" relativeHeight="251442688" behindDoc="0" locked="0" layoutInCell="0" allowOverlap="1" wp14:anchorId="286BC79F" wp14:editId="49D5DC94">
                <wp:simplePos x="0" y="0"/>
                <wp:positionH relativeFrom="column">
                  <wp:posOffset>3383280</wp:posOffset>
                </wp:positionH>
                <wp:positionV relativeFrom="paragraph">
                  <wp:posOffset>5715</wp:posOffset>
                </wp:positionV>
                <wp:extent cx="586740" cy="274320"/>
                <wp:effectExtent l="0" t="0" r="0" b="5080"/>
                <wp:wrapNone/>
                <wp:docPr id="2374"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6740" cy="274320"/>
                        </a:xfrm>
                        <a:prstGeom prst="rect">
                          <a:avLst/>
                        </a:prstGeom>
                        <a:solidFill>
                          <a:srgbClr val="FFFFFF"/>
                        </a:solidFill>
                        <a:ln w="9525">
                          <a:solidFill>
                            <a:srgbClr val="000000"/>
                          </a:solidFill>
                          <a:miter lim="800000"/>
                          <a:headEnd/>
                          <a:tailEnd/>
                        </a:ln>
                      </wps:spPr>
                      <wps:txbx>
                        <w:txbxContent>
                          <w:p w14:paraId="28A5857E" w14:textId="77777777" w:rsidR="004B179B" w:rsidRDefault="004B179B">
                            <w:pPr>
                              <w:rPr>
                                <w:rFonts w:ascii="Courier New" w:hAnsi="Courier New"/>
                              </w:rPr>
                            </w:pPr>
                            <w:r>
                              <w:rPr>
                                <w:rFonts w:ascii="Courier New" w:hAnsi="Courier New"/>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BC79F" id="Text Box 512" o:spid="_x0000_s1060" type="#_x0000_t202" style="position:absolute;margin-left:266.4pt;margin-top:.45pt;width:46.2pt;height:21.6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" o:allowincell="f">
                <v:path arrowok="t"/>
                <v:textbox>
                  <w:txbxContent>
                    <w:p w14:paraId="28A5857E" w14:textId="77777777" w:rsidR="004B179B" w:rsidRDefault="004B179B">
                      <w:pPr>
                        <w:rPr>
                          <w:rFonts w:ascii="Courier New" w:hAnsi="Courier New"/>
                        </w:rPr>
                      </w:pPr>
                      <w:r>
                        <w:rPr>
                          <w:rFonts w:ascii="Courier New" w:hAnsi="Courier New"/>
                        </w:rPr>
                        <w:t>north</w:t>
                      </w:r>
                    </w:p>
                  </w:txbxContent>
                </v:textbox>
              </v:shape>
            </w:pict>
          </mc:Fallback>
        </mc:AlternateContent>
      </w:r>
      <w:r>
        <w:rPr>
          <w:rFonts w:ascii="Courier" w:hAnsi="Courier"/>
          <w:noProof/>
        </w:rPr>
        <mc:AlternateContent>
          <mc:Choice Requires="wps">
            <w:drawing>
              <wp:anchor distT="0" distB="0" distL="114300" distR="114300" simplePos="0" relativeHeight="251434496" behindDoc="0" locked="0" layoutInCell="0" allowOverlap="1" wp14:anchorId="2C7BEDFD" wp14:editId="2965BCAE">
                <wp:simplePos x="0" y="0"/>
                <wp:positionH relativeFrom="column">
                  <wp:posOffset>2560320</wp:posOffset>
                </wp:positionH>
                <wp:positionV relativeFrom="paragraph">
                  <wp:posOffset>59055</wp:posOffset>
                </wp:positionV>
                <wp:extent cx="182880" cy="182880"/>
                <wp:effectExtent l="0" t="0" r="0" b="0"/>
                <wp:wrapNone/>
                <wp:docPr id="2373" name="Oval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581EC" id="Oval 504" o:spid="_x0000_s1026" style="position:absolute;margin-left:201.6pt;margin-top:4.65pt;width:14.4pt;height:14.4p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" o:allowincell="f">
                <v:path arrowok="t"/>
              </v:oval>
            </w:pict>
          </mc:Fallback>
        </mc:AlternateContent>
      </w:r>
      <w:r>
        <w:rPr>
          <w:rFonts w:ascii="Courier" w:hAnsi="Courier"/>
          <w:noProof/>
        </w:rPr>
        <mc:AlternateContent>
          <mc:Choice Requires="wps">
            <w:drawing>
              <wp:anchor distT="0" distB="0" distL="114300" distR="114300" simplePos="0" relativeHeight="251433472" behindDoc="0" locked="0" layoutInCell="0" allowOverlap="1" wp14:anchorId="3F043AC6" wp14:editId="204F966C">
                <wp:simplePos x="0" y="0"/>
                <wp:positionH relativeFrom="column">
                  <wp:posOffset>1737360</wp:posOffset>
                </wp:positionH>
                <wp:positionV relativeFrom="paragraph">
                  <wp:posOffset>59055</wp:posOffset>
                </wp:positionV>
                <wp:extent cx="182880" cy="182880"/>
                <wp:effectExtent l="0" t="0" r="0" b="0"/>
                <wp:wrapNone/>
                <wp:docPr id="2372" name="Oval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FF202" id="Oval 503" o:spid="_x0000_s1026" style="position:absolute;margin-left:136.8pt;margin-top:4.65pt;width:14.4pt;height:14.4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" o:allowincell="f">
                <v:path arrowok="t"/>
              </v:oval>
            </w:pict>
          </mc:Fallback>
        </mc:AlternateContent>
      </w:r>
      <w:r>
        <w:rPr>
          <w:rFonts w:ascii="Courier" w:hAnsi="Courier"/>
          <w:noProof/>
        </w:rPr>
        <mc:AlternateContent>
          <mc:Choice Requires="wps">
            <w:drawing>
              <wp:anchor distT="0" distB="0" distL="114300" distR="114300" simplePos="0" relativeHeight="251431424" behindDoc="0" locked="0" layoutInCell="0" allowOverlap="1" wp14:anchorId="284A7491" wp14:editId="4B66B584">
                <wp:simplePos x="0" y="0"/>
                <wp:positionH relativeFrom="column">
                  <wp:posOffset>914400</wp:posOffset>
                </wp:positionH>
                <wp:positionV relativeFrom="paragraph">
                  <wp:posOffset>59055</wp:posOffset>
                </wp:positionV>
                <wp:extent cx="182880" cy="182880"/>
                <wp:effectExtent l="0" t="0" r="0" b="0"/>
                <wp:wrapNone/>
                <wp:docPr id="2371" name="Oval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DCDEF0" id="Oval 501" o:spid="_x0000_s1026" style="position:absolute;margin-left:1in;margin-top:4.65pt;width:14.4pt;height:14.4p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" o:allowincell="f">
                <v:path arrowok="t"/>
              </v:oval>
            </w:pict>
          </mc:Fallback>
        </mc:AlternateContent>
      </w:r>
      <w:r>
        <w:rPr>
          <w:rFonts w:ascii="Courier" w:hAnsi="Courier"/>
          <w:noProof/>
        </w:rPr>
        <mc:AlternateContent>
          <mc:Choice Requires="wps">
            <w:drawing>
              <wp:anchor distT="0" distB="0" distL="114300" distR="114300" simplePos="0" relativeHeight="251430400" behindDoc="0" locked="0" layoutInCell="0" allowOverlap="1" wp14:anchorId="3E4E76CC" wp14:editId="633054E3">
                <wp:simplePos x="0" y="0"/>
                <wp:positionH relativeFrom="column">
                  <wp:posOffset>91440</wp:posOffset>
                </wp:positionH>
                <wp:positionV relativeFrom="paragraph">
                  <wp:posOffset>59055</wp:posOffset>
                </wp:positionV>
                <wp:extent cx="182880" cy="182880"/>
                <wp:effectExtent l="0" t="0" r="0" b="0"/>
                <wp:wrapNone/>
                <wp:docPr id="2370" name="Oval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63CD7" id="Oval 500" o:spid="_x0000_s1026" style="position:absolute;margin-left:7.2pt;margin-top:4.65pt;width:14.4pt;height:14.4pt;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" o:allowincell="f">
                <v:path arrowok="t"/>
              </v:oval>
            </w:pict>
          </mc:Fallback>
        </mc:AlternateContent>
      </w:r>
    </w:p>
    <w:p w14:paraId="4B3A53B2" w14:textId="77777777" w:rsidR="004B179B" w:rsidRDefault="007B3A13">
      <w:pPr>
        <w:pStyle w:val="Header"/>
        <w:tabs>
          <w:tab w:val="clear" w:pos="4320"/>
          <w:tab w:val="clear" w:pos="8640"/>
        </w:tabs>
        <w:rPr>
          <w:rFonts w:ascii="Courier" w:hAnsi="Courier"/>
          <w:noProof/>
        </w:rPr>
      </w:pPr>
      <w:r>
        <w:rPr>
          <w:rFonts w:ascii="Courier" w:hAnsi="Courier"/>
          <w:noProof/>
        </w:rPr>
        <mc:AlternateContent>
          <mc:Choice Requires="wps">
            <w:drawing>
              <wp:anchor distT="0" distB="0" distL="114300" distR="114300" simplePos="0" relativeHeight="251435520" behindDoc="0" locked="0" layoutInCell="0" allowOverlap="1" wp14:anchorId="50356E11" wp14:editId="2CCC67B5">
                <wp:simplePos x="0" y="0"/>
                <wp:positionH relativeFrom="column">
                  <wp:posOffset>1097280</wp:posOffset>
                </wp:positionH>
                <wp:positionV relativeFrom="paragraph">
                  <wp:posOffset>16510</wp:posOffset>
                </wp:positionV>
                <wp:extent cx="640080" cy="0"/>
                <wp:effectExtent l="0" t="63500" r="0" b="63500"/>
                <wp:wrapNone/>
                <wp:docPr id="2369"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11B8" id="Line 505"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3pt" to="136.8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" o:allowincell="f">
                <v:stroke endarrow="block"/>
                <o:lock v:ext="edit" shapetype="f"/>
              </v:line>
            </w:pict>
          </mc:Fallback>
        </mc:AlternateContent>
      </w:r>
      <w:r>
        <w:rPr>
          <w:rFonts w:ascii="Courier" w:hAnsi="Courier"/>
          <w:noProof/>
        </w:rPr>
        <mc:AlternateContent>
          <mc:Choice Requires="wps">
            <w:drawing>
              <wp:anchor distT="0" distB="0" distL="114300" distR="114300" simplePos="0" relativeHeight="251440640" behindDoc="0" locked="0" layoutInCell="0" allowOverlap="1" wp14:anchorId="38B342F3" wp14:editId="501C46F5">
                <wp:simplePos x="0" y="0"/>
                <wp:positionH relativeFrom="column">
                  <wp:posOffset>2743200</wp:posOffset>
                </wp:positionH>
                <wp:positionV relativeFrom="paragraph">
                  <wp:posOffset>16510</wp:posOffset>
                </wp:positionV>
                <wp:extent cx="640080" cy="0"/>
                <wp:effectExtent l="0" t="63500" r="0" b="63500"/>
                <wp:wrapNone/>
                <wp:docPr id="2368"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6F25C" id="Line 510"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pt" to="266.4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" o:allowincell="f">
                <v:stroke endarrow="block"/>
                <o:lock v:ext="edit" shapetype="f"/>
              </v:line>
            </w:pict>
          </mc:Fallback>
        </mc:AlternateContent>
      </w:r>
      <w:r>
        <w:rPr>
          <w:rFonts w:ascii="Courier" w:hAnsi="Courier"/>
          <w:noProof/>
        </w:rPr>
        <mc:AlternateContent>
          <mc:Choice Requires="wps">
            <w:drawing>
              <wp:anchor distT="0" distB="0" distL="114300" distR="114300" simplePos="0" relativeHeight="251439616" behindDoc="0" locked="0" layoutInCell="0" allowOverlap="1" wp14:anchorId="67DB074F" wp14:editId="58B44787">
                <wp:simplePos x="0" y="0"/>
                <wp:positionH relativeFrom="column">
                  <wp:posOffset>1920240</wp:posOffset>
                </wp:positionH>
                <wp:positionV relativeFrom="paragraph">
                  <wp:posOffset>16510</wp:posOffset>
                </wp:positionV>
                <wp:extent cx="640080" cy="0"/>
                <wp:effectExtent l="0" t="63500" r="0" b="63500"/>
                <wp:wrapNone/>
                <wp:docPr id="2367"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FDD22" id="Line 509"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1.3pt" to="201.6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" o:allowincell="f">
                <v:stroke endarrow="block"/>
                <o:lock v:ext="edit" shapetype="f"/>
              </v:line>
            </w:pict>
          </mc:Fallback>
        </mc:AlternateContent>
      </w:r>
      <w:r>
        <w:rPr>
          <w:rFonts w:ascii="Courier" w:hAnsi="Courier"/>
          <w:noProof/>
        </w:rPr>
        <mc:AlternateContent>
          <mc:Choice Requires="wps">
            <w:drawing>
              <wp:anchor distT="0" distB="0" distL="114300" distR="114300" simplePos="0" relativeHeight="251432448" behindDoc="0" locked="0" layoutInCell="0" allowOverlap="1" wp14:anchorId="1728DA1E" wp14:editId="15445CBC">
                <wp:simplePos x="0" y="0"/>
                <wp:positionH relativeFrom="column">
                  <wp:posOffset>274320</wp:posOffset>
                </wp:positionH>
                <wp:positionV relativeFrom="paragraph">
                  <wp:posOffset>16510</wp:posOffset>
                </wp:positionV>
                <wp:extent cx="640080" cy="0"/>
                <wp:effectExtent l="0" t="63500" r="0" b="63500"/>
                <wp:wrapNone/>
                <wp:docPr id="236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F3BC9" id="Line 502"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1.3pt" to="1in,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" o:allowincell="f">
                <v:stroke endarrow="block"/>
                <o:lock v:ext="edit" shapetype="f"/>
              </v:line>
            </w:pict>
          </mc:Fallback>
        </mc:AlternateContent>
      </w:r>
    </w:p>
    <w:p w14:paraId="17A9A0C5" w14:textId="77777777" w:rsidR="004B179B" w:rsidRDefault="004B179B">
      <w:pPr>
        <w:rPr>
          <w:rFonts w:ascii="Courier" w:hAnsi="Courier"/>
        </w:rPr>
      </w:pPr>
    </w:p>
    <w:p w14:paraId="61895585" w14:textId="77777777" w:rsidR="00787C02" w:rsidRDefault="004B179B" w:rsidP="00787C02">
      <w:r>
        <w:t>You should now try to write the Soar ru</w:t>
      </w:r>
      <w:r w:rsidR="00E969C2">
        <w:t>les for the move-north operator</w:t>
      </w:r>
      <w:r w:rsidR="00787C02">
        <w:t>.</w:t>
      </w:r>
    </w:p>
    <w:p w14:paraId="6CA2B2BE" w14:textId="77777777" w:rsidR="00787C02" w:rsidRDefault="00787C02" w:rsidP="00787C02"/>
    <w:p w14:paraId="38B024A6" w14:textId="77777777" w:rsidR="004B179B" w:rsidRDefault="00787C02" w:rsidP="00787C02">
      <w:r>
        <w:t>To create your own agent for eaters, use your favorite text editor, and save the file that you create with a .soar file extension. To create an agent that loads the production that you have written, create an agent as in section 1.1, but this time instead of loading “move-to-</w:t>
      </w:r>
      <w:proofErr w:type="gramStart"/>
      <w:r>
        <w:t>food.soar</w:t>
      </w:r>
      <w:proofErr w:type="gramEnd"/>
      <w:r>
        <w:t>”, load the file that you just created.</w:t>
      </w:r>
      <w:r w:rsidR="004B179B">
        <w:br w:type="page"/>
      </w:r>
      <w:r w:rsidR="0078662D">
        <w:lastRenderedPageBreak/>
        <w:t>2</w:t>
      </w:r>
      <w:r w:rsidR="004B179B">
        <w:t>.2 Soar Version</w:t>
      </w:r>
    </w:p>
    <w:p w14:paraId="587AD749" w14:textId="77777777" w:rsidR="004B179B" w:rsidRDefault="004B179B">
      <w:r>
        <w:t>Below is the proposal rule I wrote.</w:t>
      </w:r>
      <w:r w:rsidR="00787C02">
        <w:t xml:space="preserve"> You can find this rule in the file “move-</w:t>
      </w:r>
      <w:proofErr w:type="gramStart"/>
      <w:r w:rsidR="00787C02">
        <w:t>north.soar</w:t>
      </w:r>
      <w:proofErr w:type="gramEnd"/>
      <w:r w:rsidR="00787C02">
        <w:t>”</w:t>
      </w:r>
      <w:r w:rsidR="00D765E7">
        <w:t xml:space="preserve"> </w:t>
      </w:r>
      <w:r w:rsidR="00D109B0">
        <w:t>in the “</w:t>
      </w:r>
      <w:r w:rsidR="00A12F4D">
        <w:t>Agents\</w:t>
      </w:r>
      <w:r w:rsidR="00D109B0">
        <w:t xml:space="preserve"> \Eaters\Tutorial”</w:t>
      </w:r>
      <w:r w:rsidR="00D765E7">
        <w:t xml:space="preserve"> directory where you found “move-to-food.soar”.</w:t>
      </w:r>
      <w:r>
        <w:t xml:space="preserve"> The proposal rule is </w:t>
      </w:r>
      <w:proofErr w:type="gramStart"/>
      <w:r>
        <w:t>exactly the same</w:t>
      </w:r>
      <w:proofErr w:type="gramEnd"/>
      <w:r>
        <w:t xml:space="preserve"> as the proposal rule for hello-world, except that the names of the rule and the operator are changed.</w:t>
      </w:r>
    </w:p>
    <w:p w14:paraId="7BA1E355" w14:textId="77777777" w:rsidR="00CE6356" w:rsidRDefault="00CE6356" w:rsidP="00D973AA"/>
    <w:p w14:paraId="0C9B2F97" w14:textId="77777777" w:rsidR="004B179B" w:rsidRDefault="004B179B" w:rsidP="00D973AA">
      <w:pPr>
        <w:ind w:left="1440"/>
        <w:rPr>
          <w:rFonts w:ascii="Courier New" w:hAnsi="Courier New"/>
        </w:rPr>
      </w:pPr>
      <w:r>
        <w:rPr>
          <w:rFonts w:ascii="Courier New" w:hAnsi="Courier New"/>
        </w:rPr>
        <w:t>sp {propose*move-</w:t>
      </w:r>
      <w:proofErr w:type="gramStart"/>
      <w:r>
        <w:rPr>
          <w:rFonts w:ascii="Courier New" w:hAnsi="Courier New"/>
        </w:rPr>
        <w:t>north</w:t>
      </w:r>
      <w:proofErr w:type="gramEnd"/>
    </w:p>
    <w:p w14:paraId="387D6323" w14:textId="77777777" w:rsidR="004B179B" w:rsidRDefault="004B179B" w:rsidP="00D973AA">
      <w:pPr>
        <w:ind w:left="1440"/>
        <w:rPr>
          <w:rFonts w:ascii="Courier New" w:hAnsi="Courier New"/>
        </w:rPr>
      </w:pPr>
      <w:r>
        <w:rPr>
          <w:rFonts w:ascii="Courier New" w:hAnsi="Courier New"/>
        </w:rPr>
        <w:t xml:space="preserve">   (state &lt;s&gt; ^type state)</w:t>
      </w:r>
    </w:p>
    <w:p w14:paraId="3D5100CB" w14:textId="77777777" w:rsidR="004B179B" w:rsidRDefault="004B179B" w:rsidP="00FF60F2">
      <w:pPr>
        <w:ind w:left="1440"/>
        <w:rPr>
          <w:rFonts w:ascii="Courier New" w:hAnsi="Courier New"/>
        </w:rPr>
      </w:pPr>
      <w:r>
        <w:rPr>
          <w:rFonts w:ascii="Courier New" w:hAnsi="Courier New"/>
        </w:rPr>
        <w:t>--&gt;</w:t>
      </w:r>
    </w:p>
    <w:p w14:paraId="679845BC" w14:textId="77777777" w:rsidR="004B179B" w:rsidRDefault="004B179B" w:rsidP="00D973AA">
      <w:pPr>
        <w:ind w:left="1440"/>
        <w:rPr>
          <w:rFonts w:ascii="Courier New" w:hAnsi="Courier New"/>
        </w:rPr>
      </w:pPr>
      <w:r>
        <w:rPr>
          <w:rFonts w:ascii="Courier New" w:hAnsi="Courier New"/>
        </w:rPr>
        <w:t xml:space="preserve">   (&lt;s&gt; ^operator &lt;o&gt; +)</w:t>
      </w:r>
    </w:p>
    <w:p w14:paraId="57B81CE7" w14:textId="77777777" w:rsidR="004B179B" w:rsidRDefault="004B179B" w:rsidP="00D973AA">
      <w:pPr>
        <w:ind w:left="1440"/>
        <w:rPr>
          <w:rFonts w:ascii="Courier New" w:hAnsi="Courier New"/>
        </w:rPr>
      </w:pPr>
      <w:r>
        <w:rPr>
          <w:rFonts w:ascii="Courier New" w:hAnsi="Courier New"/>
        </w:rPr>
        <w:t xml:space="preserve">   (&lt;o&gt; ^name move-north)}</w:t>
      </w:r>
    </w:p>
    <w:p w14:paraId="4D39C16E" w14:textId="77777777" w:rsidR="004B179B" w:rsidRDefault="004B179B">
      <w:pPr>
        <w:rPr>
          <w:rFonts w:ascii="Courier New" w:hAnsi="Courier New"/>
        </w:rPr>
      </w:pPr>
    </w:p>
    <w:p w14:paraId="3BBE67F0" w14:textId="77777777" w:rsidR="004B179B" w:rsidRDefault="004B179B">
      <w:r>
        <w:t>The rule that applies the operator has more differences. Its action is to add a move command to the output-link.  This command will cause the eater to move one cell to the north. In order to add the command to the output-link, the rule must match the output-link identifier in its conditions with a variable. Therefore, conditions are included that match the io (</w:t>
      </w:r>
      <w:r>
        <w:rPr>
          <w:rFonts w:ascii="Courier New" w:hAnsi="Courier New"/>
        </w:rPr>
        <w:t>&lt;io&gt;</w:t>
      </w:r>
      <w:r>
        <w:t>) object, and then the output-link (</w:t>
      </w:r>
      <w:r w:rsidR="000B756F">
        <w:rPr>
          <w:rFonts w:ascii="Courier New" w:hAnsi="Courier New"/>
        </w:rPr>
        <w:t>&lt;out</w:t>
      </w:r>
      <w:r>
        <w:rPr>
          <w:rFonts w:ascii="Courier New" w:hAnsi="Courier New"/>
        </w:rPr>
        <w:t>&gt;</w:t>
      </w:r>
      <w:r>
        <w:t xml:space="preserve">). </w:t>
      </w:r>
    </w:p>
    <w:p w14:paraId="12A626E6" w14:textId="77777777" w:rsidR="000C7E79" w:rsidRDefault="000C7E79"/>
    <w:p w14:paraId="0B2F0EB0" w14:textId="77777777" w:rsidR="004B179B" w:rsidRDefault="004B179B" w:rsidP="00D973AA">
      <w:pPr>
        <w:ind w:left="1440"/>
        <w:rPr>
          <w:rFonts w:ascii="Courier New" w:hAnsi="Courier New"/>
        </w:rPr>
      </w:pPr>
      <w:r>
        <w:rPr>
          <w:rFonts w:ascii="Courier New" w:hAnsi="Courier New"/>
        </w:rPr>
        <w:t>sp {apply*move-</w:t>
      </w:r>
      <w:proofErr w:type="gramStart"/>
      <w:r>
        <w:rPr>
          <w:rFonts w:ascii="Courier New" w:hAnsi="Courier New"/>
        </w:rPr>
        <w:t>north</w:t>
      </w:r>
      <w:proofErr w:type="gramEnd"/>
    </w:p>
    <w:p w14:paraId="27533434" w14:textId="77777777" w:rsidR="004B179B" w:rsidRDefault="007B3A13" w:rsidP="00D973AA">
      <w:pPr>
        <w:ind w:left="1440"/>
        <w:rPr>
          <w:rFonts w:ascii="Courier New" w:hAnsi="Courier New"/>
        </w:rPr>
      </w:pPr>
      <w:r>
        <w:rPr>
          <w:rFonts w:ascii="Courier New" w:hAnsi="Courier New"/>
          <w:noProof/>
        </w:rPr>
        <mc:AlternateContent>
          <mc:Choice Requires="wps">
            <w:drawing>
              <wp:anchor distT="0" distB="0" distL="114300" distR="114300" simplePos="0" relativeHeight="251418112" behindDoc="0" locked="0" layoutInCell="1" allowOverlap="1" wp14:anchorId="7AA655BC" wp14:editId="5A340B66">
                <wp:simplePos x="0" y="0"/>
                <wp:positionH relativeFrom="column">
                  <wp:posOffset>2686050</wp:posOffset>
                </wp:positionH>
                <wp:positionV relativeFrom="paragraph">
                  <wp:posOffset>117475</wp:posOffset>
                </wp:positionV>
                <wp:extent cx="600075" cy="85725"/>
                <wp:effectExtent l="25400" t="0" r="0" b="53975"/>
                <wp:wrapNone/>
                <wp:docPr id="2365"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0075" cy="857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C4E5E" id="Line 468" o:spid="_x0000_s1026" style="position:absolute;flip:x;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9.25pt" to="258.75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" strokecolor="red">
                <v:stroke endarrow="block"/>
                <o:lock v:ext="edit" shapetype="f"/>
              </v:line>
            </w:pict>
          </mc:Fallback>
        </mc:AlternateContent>
      </w:r>
      <w:r w:rsidR="004B179B">
        <w:rPr>
          <w:rFonts w:ascii="Courier New" w:hAnsi="Courier New"/>
        </w:rPr>
        <w:t xml:space="preserve">   (state &lt;s&gt; ^operator &lt;o&gt;</w:t>
      </w:r>
    </w:p>
    <w:p w14:paraId="3E06868F" w14:textId="77777777" w:rsidR="004B179B" w:rsidRDefault="007B3A13" w:rsidP="00D973AA">
      <w:pPr>
        <w:ind w:left="1440"/>
        <w:rPr>
          <w:rFonts w:ascii="Courier New" w:hAnsi="Courier New"/>
        </w:rPr>
      </w:pPr>
      <w:r>
        <w:rPr>
          <w:rFonts w:ascii="Courier New" w:hAnsi="Courier New"/>
          <w:noProof/>
        </w:rPr>
        <mc:AlternateContent>
          <mc:Choice Requires="wps">
            <w:drawing>
              <wp:anchor distT="0" distB="0" distL="114300" distR="114300" simplePos="0" relativeHeight="251419136" behindDoc="0" locked="0" layoutInCell="1" allowOverlap="1" wp14:anchorId="19A63CDF" wp14:editId="1979F14F">
                <wp:simplePos x="0" y="0"/>
                <wp:positionH relativeFrom="column">
                  <wp:posOffset>3286125</wp:posOffset>
                </wp:positionH>
                <wp:positionV relativeFrom="paragraph">
                  <wp:posOffset>76200</wp:posOffset>
                </wp:positionV>
                <wp:extent cx="2133600" cy="142875"/>
                <wp:effectExtent l="0" t="0" r="0" b="0"/>
                <wp:wrapNone/>
                <wp:docPr id="2364"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3600" cy="142875"/>
                        </a:xfrm>
                        <a:prstGeom prst="rect">
                          <a:avLst/>
                        </a:prstGeom>
                        <a:solidFill>
                          <a:srgbClr val="FFFFFF"/>
                        </a:solidFill>
                        <a:ln w="9525">
                          <a:solidFill>
                            <a:srgbClr val="FF0000"/>
                          </a:solidFill>
                          <a:miter lim="800000"/>
                          <a:headEnd/>
                          <a:tailEnd/>
                        </a:ln>
                      </wps:spPr>
                      <wps:txbx>
                        <w:txbxContent>
                          <w:p w14:paraId="030C9ACA" w14:textId="77777777" w:rsidR="004B179B" w:rsidRDefault="004B179B">
                            <w:pPr>
                              <w:rPr>
                                <w:color w:val="FF0000"/>
                                <w:sz w:val="16"/>
                              </w:rPr>
                            </w:pPr>
                            <w:r>
                              <w:rPr>
                                <w:color w:val="FF0000"/>
                                <w:sz w:val="16"/>
                              </w:rPr>
                              <w:t>^output-link gives path to identifier for action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63CDF" id="Text Box 469" o:spid="_x0000_s1061" type="#_x0000_t202" style="position:absolute;left:0;text-align:left;margin-left:258.75pt;margin-top:6pt;width:168pt;height:11.25p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" strokecolor="red">
                <v:path arrowok="t"/>
                <v:textbox inset="3.6pt,0,3.6pt,0">
                  <w:txbxContent>
                    <w:p w14:paraId="030C9ACA" w14:textId="77777777" w:rsidR="004B179B" w:rsidRDefault="004B179B">
                      <w:pPr>
                        <w:rPr>
                          <w:color w:val="FF0000"/>
                          <w:sz w:val="16"/>
                        </w:rPr>
                      </w:pPr>
                      <w:r>
                        <w:rPr>
                          <w:color w:val="FF0000"/>
                          <w:sz w:val="16"/>
                        </w:rPr>
                        <w:t>^output-link gives path to identifier for action</w:t>
                      </w:r>
                    </w:p>
                  </w:txbxContent>
                </v:textbox>
              </v:shape>
            </w:pict>
          </mc:Fallback>
        </mc:AlternateContent>
      </w:r>
      <w:r w:rsidR="004B179B">
        <w:rPr>
          <w:rFonts w:ascii="Courier New" w:hAnsi="Courier New"/>
        </w:rPr>
        <w:t xml:space="preserve">              ^io &lt;io&gt;)</w:t>
      </w:r>
    </w:p>
    <w:p w14:paraId="1B64E35C" w14:textId="77777777" w:rsidR="004B179B" w:rsidRDefault="007B3A13" w:rsidP="00D973AA">
      <w:pPr>
        <w:ind w:left="1440"/>
        <w:rPr>
          <w:rFonts w:ascii="Courier New" w:hAnsi="Courier New"/>
        </w:rPr>
      </w:pPr>
      <w:r>
        <w:rPr>
          <w:rFonts w:ascii="Courier New" w:hAnsi="Courier New"/>
          <w:noProof/>
        </w:rPr>
        <mc:AlternateContent>
          <mc:Choice Requires="wps">
            <w:drawing>
              <wp:anchor distT="0" distB="0" distL="114300" distR="114300" simplePos="0" relativeHeight="251420160" behindDoc="0" locked="0" layoutInCell="1" allowOverlap="1" wp14:anchorId="762B234F" wp14:editId="6FF69611">
                <wp:simplePos x="0" y="0"/>
                <wp:positionH relativeFrom="column">
                  <wp:posOffset>2990850</wp:posOffset>
                </wp:positionH>
                <wp:positionV relativeFrom="paragraph">
                  <wp:posOffset>-635</wp:posOffset>
                </wp:positionV>
                <wp:extent cx="295275" cy="47625"/>
                <wp:effectExtent l="12700" t="25400" r="0" b="41275"/>
                <wp:wrapNone/>
                <wp:docPr id="2363"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95275" cy="476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AEA6E" id="Line 470" o:spid="_x0000_s1026" style="position:absolute;flip:x;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05pt" to="258.7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" strokecolor="red">
                <v:stroke endarrow="block"/>
                <o:lock v:ext="edit" shapetype="f"/>
              </v:line>
            </w:pict>
          </mc:Fallback>
        </mc:AlternateContent>
      </w:r>
      <w:r w:rsidR="000B756F">
        <w:rPr>
          <w:rFonts w:ascii="Courier New" w:hAnsi="Courier New"/>
        </w:rPr>
        <w:t xml:space="preserve">   (&lt;io&gt; ^output-link &lt;out</w:t>
      </w:r>
      <w:r w:rsidR="004B179B">
        <w:rPr>
          <w:rFonts w:ascii="Courier New" w:hAnsi="Courier New"/>
        </w:rPr>
        <w:t>&gt;)</w:t>
      </w:r>
    </w:p>
    <w:p w14:paraId="0872F7DF" w14:textId="77777777" w:rsidR="004B179B" w:rsidRDefault="004B179B" w:rsidP="00D973AA">
      <w:pPr>
        <w:ind w:left="1440"/>
        <w:rPr>
          <w:rFonts w:ascii="Courier New" w:hAnsi="Courier New"/>
        </w:rPr>
      </w:pPr>
      <w:r>
        <w:rPr>
          <w:rFonts w:ascii="Courier New" w:hAnsi="Courier New"/>
        </w:rPr>
        <w:t xml:space="preserve">   (&lt;o&gt; ^name move-north)</w:t>
      </w:r>
    </w:p>
    <w:p w14:paraId="3D9BE95F" w14:textId="77777777" w:rsidR="004B179B" w:rsidRDefault="007B3A13" w:rsidP="00D973AA">
      <w:pPr>
        <w:ind w:left="1440"/>
        <w:rPr>
          <w:rFonts w:ascii="Courier New" w:hAnsi="Courier New"/>
        </w:rPr>
      </w:pPr>
      <w:r>
        <w:rPr>
          <w:rFonts w:ascii="Courier New" w:hAnsi="Courier New"/>
          <w:noProof/>
        </w:rPr>
        <mc:AlternateContent>
          <mc:Choice Requires="wps">
            <w:drawing>
              <wp:anchor distT="0" distB="0" distL="114300" distR="114300" simplePos="0" relativeHeight="251421184" behindDoc="0" locked="0" layoutInCell="1" allowOverlap="1" wp14:anchorId="61E7FA7E" wp14:editId="1B819868">
                <wp:simplePos x="0" y="0"/>
                <wp:positionH relativeFrom="column">
                  <wp:posOffset>3305175</wp:posOffset>
                </wp:positionH>
                <wp:positionV relativeFrom="paragraph">
                  <wp:posOffset>66675</wp:posOffset>
                </wp:positionV>
                <wp:extent cx="2105025" cy="133350"/>
                <wp:effectExtent l="0" t="0" r="3175" b="6350"/>
                <wp:wrapNone/>
                <wp:docPr id="2362"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5025" cy="133350"/>
                        </a:xfrm>
                        <a:prstGeom prst="rect">
                          <a:avLst/>
                        </a:prstGeom>
                        <a:solidFill>
                          <a:srgbClr val="FFFFFF"/>
                        </a:solidFill>
                        <a:ln w="9525">
                          <a:solidFill>
                            <a:srgbClr val="FF0000"/>
                          </a:solidFill>
                          <a:miter lim="800000"/>
                          <a:headEnd/>
                          <a:tailEnd/>
                        </a:ln>
                      </wps:spPr>
                      <wps:txbx>
                        <w:txbxContent>
                          <w:p w14:paraId="736A4902" w14:textId="77777777" w:rsidR="004B179B" w:rsidRDefault="004B179B">
                            <w:pPr>
                              <w:rPr>
                                <w:color w:val="FF0000"/>
                                <w:sz w:val="16"/>
                              </w:rPr>
                            </w:pPr>
                            <w:r>
                              <w:rPr>
                                <w:color w:val="FF0000"/>
                                <w:sz w:val="16"/>
                              </w:rPr>
                              <w:t xml:space="preserve">Add action to </w:t>
                            </w:r>
                            <w:proofErr w:type="gramStart"/>
                            <w:r>
                              <w:rPr>
                                <w:color w:val="FF0000"/>
                                <w:sz w:val="16"/>
                              </w:rPr>
                              <w:t>output-link</w:t>
                            </w:r>
                            <w:proofErr w:type="gramEnd"/>
                            <w:r>
                              <w:rPr>
                                <w:color w:val="FF0000"/>
                                <w:sz w:val="16"/>
                              </w:rPr>
                              <w:t xml:space="preserve"> to move north</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7FA7E" id="Text Box 471" o:spid="_x0000_s1062" type="#_x0000_t202" style="position:absolute;left:0;text-align:left;margin-left:260.25pt;margin-top:5.25pt;width:165.75pt;height:10.5p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" strokecolor="red">
                <v:path arrowok="t"/>
                <v:textbox inset="3.6pt,0,3.6pt,0">
                  <w:txbxContent>
                    <w:p w14:paraId="736A4902" w14:textId="77777777" w:rsidR="004B179B" w:rsidRDefault="004B179B">
                      <w:pPr>
                        <w:rPr>
                          <w:color w:val="FF0000"/>
                          <w:sz w:val="16"/>
                        </w:rPr>
                      </w:pPr>
                      <w:r>
                        <w:rPr>
                          <w:color w:val="FF0000"/>
                          <w:sz w:val="16"/>
                        </w:rPr>
                        <w:t xml:space="preserve">Add action to </w:t>
                      </w:r>
                      <w:proofErr w:type="gramStart"/>
                      <w:r>
                        <w:rPr>
                          <w:color w:val="FF0000"/>
                          <w:sz w:val="16"/>
                        </w:rPr>
                        <w:t>output-link</w:t>
                      </w:r>
                      <w:proofErr w:type="gramEnd"/>
                      <w:r>
                        <w:rPr>
                          <w:color w:val="FF0000"/>
                          <w:sz w:val="16"/>
                        </w:rPr>
                        <w:t xml:space="preserve"> to move north</w:t>
                      </w:r>
                    </w:p>
                  </w:txbxContent>
                </v:textbox>
              </v:shape>
            </w:pict>
          </mc:Fallback>
        </mc:AlternateContent>
      </w:r>
      <w:r w:rsidR="004B179B">
        <w:rPr>
          <w:rFonts w:ascii="Courier New" w:hAnsi="Courier New"/>
        </w:rPr>
        <w:t>--&gt;</w:t>
      </w:r>
    </w:p>
    <w:p w14:paraId="2154C6AB" w14:textId="77777777" w:rsidR="004B179B" w:rsidRDefault="007B3A13" w:rsidP="00D973AA">
      <w:pPr>
        <w:ind w:left="1440"/>
        <w:rPr>
          <w:rFonts w:ascii="Courier New" w:hAnsi="Courier New"/>
        </w:rPr>
      </w:pPr>
      <w:r>
        <w:rPr>
          <w:rFonts w:ascii="Courier New" w:hAnsi="Courier New"/>
          <w:noProof/>
        </w:rPr>
        <mc:AlternateContent>
          <mc:Choice Requires="wps">
            <w:drawing>
              <wp:anchor distT="0" distB="0" distL="114300" distR="114300" simplePos="0" relativeHeight="251427328" behindDoc="0" locked="0" layoutInCell="1" allowOverlap="1" wp14:anchorId="55C07F15" wp14:editId="54D83666">
                <wp:simplePos x="0" y="0"/>
                <wp:positionH relativeFrom="column">
                  <wp:posOffset>3048000</wp:posOffset>
                </wp:positionH>
                <wp:positionV relativeFrom="paragraph">
                  <wp:posOffset>7620</wp:posOffset>
                </wp:positionV>
                <wp:extent cx="257175" cy="152400"/>
                <wp:effectExtent l="25400" t="0" r="9525" b="25400"/>
                <wp:wrapNone/>
                <wp:docPr id="2361"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57175"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79CFB" id="Line 497" o:spid="_x0000_s1026" style="position:absolute;flip:x;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6pt" to="260.25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422208" behindDoc="0" locked="0" layoutInCell="1" allowOverlap="1" wp14:anchorId="05ABC4DE" wp14:editId="29AC3C03">
                <wp:simplePos x="0" y="0"/>
                <wp:positionH relativeFrom="column">
                  <wp:posOffset>2601595</wp:posOffset>
                </wp:positionH>
                <wp:positionV relativeFrom="paragraph">
                  <wp:posOffset>-635</wp:posOffset>
                </wp:positionV>
                <wp:extent cx="703580" cy="66675"/>
                <wp:effectExtent l="12700" t="12700" r="0" b="47625"/>
                <wp:wrapNone/>
                <wp:docPr id="236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03580" cy="6667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8244" id="Line 472" o:spid="_x0000_s1026" style="position:absolute;flip:x;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85pt,-.05pt" to="260.25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417088" behindDoc="0" locked="0" layoutInCell="1" allowOverlap="1" wp14:anchorId="4F86FDE1" wp14:editId="08C682D3">
                <wp:simplePos x="0" y="0"/>
                <wp:positionH relativeFrom="column">
                  <wp:posOffset>3286125</wp:posOffset>
                </wp:positionH>
                <wp:positionV relativeFrom="paragraph">
                  <wp:posOffset>-678180</wp:posOffset>
                </wp:positionV>
                <wp:extent cx="2133600" cy="133350"/>
                <wp:effectExtent l="0" t="0" r="0" b="6350"/>
                <wp:wrapNone/>
                <wp:docPr id="23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3600" cy="133350"/>
                        </a:xfrm>
                        <a:prstGeom prst="rect">
                          <a:avLst/>
                        </a:prstGeom>
                        <a:solidFill>
                          <a:srgbClr val="FFFFFF"/>
                        </a:solidFill>
                        <a:ln w="9525">
                          <a:solidFill>
                            <a:srgbClr val="FF0000"/>
                          </a:solidFill>
                          <a:miter lim="800000"/>
                          <a:headEnd/>
                          <a:tailEnd/>
                        </a:ln>
                      </wps:spPr>
                      <wps:txbx>
                        <w:txbxContent>
                          <w:p w14:paraId="726C6E3F" w14:textId="77777777" w:rsidR="004B179B" w:rsidRDefault="004B179B">
                            <w:pPr>
                              <w:rPr>
                                <w:color w:val="FF0000"/>
                                <w:sz w:val="16"/>
                              </w:rPr>
                            </w:pPr>
                            <w:r>
                              <w:rPr>
                                <w:color w:val="FF0000"/>
                                <w:sz w:val="16"/>
                              </w:rPr>
                              <w:t>^io must be matched to get to the output-link</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6FDE1" id="Text Box 467" o:spid="_x0000_s1063" type="#_x0000_t202" style="position:absolute;left:0;text-align:left;margin-left:258.75pt;margin-top:-53.4pt;width:168pt;height:10.5p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" strokecolor="red">
                <v:path arrowok="t"/>
                <v:textbox inset="3.6pt,0,3.6pt,0">
                  <w:txbxContent>
                    <w:p w14:paraId="726C6E3F" w14:textId="77777777" w:rsidR="004B179B" w:rsidRDefault="004B179B">
                      <w:pPr>
                        <w:rPr>
                          <w:color w:val="FF0000"/>
                          <w:sz w:val="16"/>
                        </w:rPr>
                      </w:pPr>
                      <w:r>
                        <w:rPr>
                          <w:color w:val="FF0000"/>
                          <w:sz w:val="16"/>
                        </w:rPr>
                        <w:t>^io must be matched to get to the output-link</w:t>
                      </w:r>
                    </w:p>
                  </w:txbxContent>
                </v:textbox>
              </v:shape>
            </w:pict>
          </mc:Fallback>
        </mc:AlternateContent>
      </w:r>
      <w:r w:rsidR="000B756F">
        <w:rPr>
          <w:rFonts w:ascii="Courier New" w:hAnsi="Courier New"/>
        </w:rPr>
        <w:t xml:space="preserve">   (&lt;out</w:t>
      </w:r>
      <w:r w:rsidR="004B179B">
        <w:rPr>
          <w:rFonts w:ascii="Courier New" w:hAnsi="Courier New"/>
        </w:rPr>
        <w:t>&gt; ^move &lt;move&gt;)</w:t>
      </w:r>
    </w:p>
    <w:p w14:paraId="4C5649D7" w14:textId="77777777" w:rsidR="004B179B" w:rsidRDefault="004B179B" w:rsidP="00D973AA">
      <w:pPr>
        <w:ind w:left="1440"/>
        <w:rPr>
          <w:rFonts w:ascii="Courier New" w:hAnsi="Courier New"/>
        </w:rPr>
      </w:pPr>
      <w:r>
        <w:rPr>
          <w:rFonts w:ascii="Courier New" w:hAnsi="Courier New"/>
        </w:rPr>
        <w:t xml:space="preserve">   (&lt;move&gt; ^direction north)}</w:t>
      </w:r>
    </w:p>
    <w:p w14:paraId="255B8E08" w14:textId="77777777" w:rsidR="004B179B" w:rsidRDefault="004B179B" w:rsidP="000C7E79">
      <w:pPr>
        <w:rPr>
          <w:rFonts w:ascii="Courier New" w:hAnsi="Courier New"/>
        </w:rPr>
      </w:pPr>
    </w:p>
    <w:p w14:paraId="446482FA" w14:textId="77777777" w:rsidR="004B179B" w:rsidRDefault="004B179B">
      <w:r>
        <w:t>The exact order of the conditions (and actions) does not matter, except that the first condition must match the state identifier.</w:t>
      </w:r>
    </w:p>
    <w:p w14:paraId="5F0181E4" w14:textId="77777777" w:rsidR="004B179B" w:rsidRDefault="004B179B"/>
    <w:p w14:paraId="57E0F632" w14:textId="77777777" w:rsidR="00AE1672" w:rsidRDefault="00AE1672"/>
    <w:p w14:paraId="6C51CB5B" w14:textId="77777777" w:rsidR="00AE1672" w:rsidRDefault="004B179B">
      <w:r>
        <w:t xml:space="preserve"> </w:t>
      </w:r>
    </w:p>
    <w:p w14:paraId="18F3512E" w14:textId="77777777" w:rsidR="00D765E7" w:rsidRDefault="00D765E7" w:rsidP="00D765E7">
      <w:r>
        <w:br w:type="page"/>
      </w:r>
      <w:r>
        <w:lastRenderedPageBreak/>
        <w:t>You should change your rules if they were significantly different than these. Then create a move-north eater and type “watch 3” on the command line so that you can watch the productions fire.  Run the eater by clicking on the “Step” button until your eater moves north. If your eater doesn’t seem to be working, skip ahead to the Debugging Your Eater section.  Once your eater has moved north, your interaction window should look like the following:</w:t>
      </w:r>
    </w:p>
    <w:p w14:paraId="497E1393" w14:textId="77777777" w:rsidR="00D765E7" w:rsidRDefault="007B3A13" w:rsidP="00D765E7">
      <w:r>
        <w:rPr>
          <w:noProof/>
        </w:rPr>
        <mc:AlternateContent>
          <mc:Choice Requires="wpg">
            <w:drawing>
              <wp:anchor distT="0" distB="0" distL="114300" distR="114300" simplePos="0" relativeHeight="251923968" behindDoc="0" locked="0" layoutInCell="1" allowOverlap="1" wp14:anchorId="42958336" wp14:editId="7CD78F0C">
                <wp:simplePos x="0" y="0"/>
                <wp:positionH relativeFrom="column">
                  <wp:posOffset>-62865</wp:posOffset>
                </wp:positionH>
                <wp:positionV relativeFrom="paragraph">
                  <wp:posOffset>120015</wp:posOffset>
                </wp:positionV>
                <wp:extent cx="6048375" cy="3495675"/>
                <wp:effectExtent l="0" t="0" r="0" b="0"/>
                <wp:wrapNone/>
                <wp:docPr id="2349" name="Group 1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3495675"/>
                          <a:chOff x="1440" y="8090"/>
                          <a:chExt cx="9525" cy="5505"/>
                        </a:xfrm>
                      </wpg:grpSpPr>
                      <pic:pic xmlns:pic="http://schemas.openxmlformats.org/drawingml/2006/picture">
                        <pic:nvPicPr>
                          <pic:cNvPr id="2350" name="Picture 183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8090"/>
                            <a:ext cx="9525" cy="5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1" name="Line 1835"/>
                        <wps:cNvCnPr>
                          <a:cxnSpLocks/>
                        </wps:cNvCnPr>
                        <wps:spPr bwMode="auto">
                          <a:xfrm flipH="1">
                            <a:off x="3861" y="9067"/>
                            <a:ext cx="2856" cy="401"/>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352" name="Line 1836"/>
                        <wps:cNvCnPr>
                          <a:cxnSpLocks/>
                        </wps:cNvCnPr>
                        <wps:spPr bwMode="auto">
                          <a:xfrm flipH="1">
                            <a:off x="3861" y="9648"/>
                            <a:ext cx="3600" cy="1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353" name="Line 1837"/>
                        <wps:cNvCnPr>
                          <a:cxnSpLocks/>
                        </wps:cNvCnPr>
                        <wps:spPr bwMode="auto">
                          <a:xfrm flipH="1">
                            <a:off x="3816" y="10323"/>
                            <a:ext cx="4545" cy="99"/>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354" name="Line 1838"/>
                        <wps:cNvCnPr>
                          <a:cxnSpLocks/>
                        </wps:cNvCnPr>
                        <wps:spPr bwMode="auto">
                          <a:xfrm flipH="1">
                            <a:off x="4745" y="10908"/>
                            <a:ext cx="4156" cy="442"/>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355" name="Text Box 1839"/>
                        <wps:cNvSpPr txBox="1">
                          <a:spLocks/>
                        </wps:cNvSpPr>
                        <wps:spPr bwMode="auto">
                          <a:xfrm>
                            <a:off x="5841" y="9030"/>
                            <a:ext cx="2295" cy="258"/>
                          </a:xfrm>
                          <a:prstGeom prst="rect">
                            <a:avLst/>
                          </a:prstGeom>
                          <a:solidFill>
                            <a:srgbClr val="FFFFFF"/>
                          </a:solidFill>
                          <a:ln w="9525">
                            <a:solidFill>
                              <a:srgbClr val="FF0000"/>
                            </a:solidFill>
                            <a:miter lim="800000"/>
                            <a:headEnd/>
                            <a:tailEnd/>
                          </a:ln>
                        </wps:spPr>
                        <wps:txbx>
                          <w:txbxContent>
                            <w:p w14:paraId="3C4A5B0E" w14:textId="77777777" w:rsidR="00D765E7" w:rsidRDefault="00D765E7" w:rsidP="00D765E7">
                              <w:pPr>
                                <w:rPr>
                                  <w:color w:val="FF0000"/>
                                  <w:sz w:val="16"/>
                                </w:rPr>
                              </w:pPr>
                              <w:r>
                                <w:rPr>
                                  <w:color w:val="FF0000"/>
                                  <w:sz w:val="16"/>
                                </w:rPr>
                                <w:t xml:space="preserve">Propose move-north </w:t>
                              </w:r>
                              <w:proofErr w:type="gramStart"/>
                              <w:r>
                                <w:rPr>
                                  <w:color w:val="FF0000"/>
                                  <w:sz w:val="16"/>
                                </w:rPr>
                                <w:t>operator</w:t>
                              </w:r>
                              <w:proofErr w:type="gramEnd"/>
                            </w:p>
                          </w:txbxContent>
                        </wps:txbx>
                        <wps:bodyPr rot="0" vert="horz" wrap="square" lIns="45720" tIns="0" rIns="45720" bIns="0" anchor="t" anchorCtr="0" upright="1">
                          <a:noAutofit/>
                        </wps:bodyPr>
                      </wps:wsp>
                      <wps:wsp>
                        <wps:cNvPr id="2356" name="Text Box 1840"/>
                        <wps:cNvSpPr txBox="1">
                          <a:spLocks/>
                        </wps:cNvSpPr>
                        <wps:spPr bwMode="auto">
                          <a:xfrm>
                            <a:off x="6561" y="9570"/>
                            <a:ext cx="2295" cy="258"/>
                          </a:xfrm>
                          <a:prstGeom prst="rect">
                            <a:avLst/>
                          </a:prstGeom>
                          <a:solidFill>
                            <a:srgbClr val="FFFFFF"/>
                          </a:solidFill>
                          <a:ln w="9525">
                            <a:solidFill>
                              <a:srgbClr val="FF0000"/>
                            </a:solidFill>
                            <a:miter lim="800000"/>
                            <a:headEnd/>
                            <a:tailEnd/>
                          </a:ln>
                        </wps:spPr>
                        <wps:txbx>
                          <w:txbxContent>
                            <w:p w14:paraId="47FB1431" w14:textId="77777777" w:rsidR="00D765E7" w:rsidRDefault="00D765E7" w:rsidP="00D765E7">
                              <w:pPr>
                                <w:rPr>
                                  <w:color w:val="FF0000"/>
                                  <w:sz w:val="16"/>
                                </w:rPr>
                              </w:pPr>
                              <w:r>
                                <w:rPr>
                                  <w:color w:val="FF0000"/>
                                  <w:sz w:val="16"/>
                                </w:rPr>
                                <w:t xml:space="preserve">Select move-north </w:t>
                              </w:r>
                              <w:proofErr w:type="gramStart"/>
                              <w:r>
                                <w:rPr>
                                  <w:color w:val="FF0000"/>
                                  <w:sz w:val="16"/>
                                </w:rPr>
                                <w:t>operator</w:t>
                              </w:r>
                              <w:proofErr w:type="gramEnd"/>
                            </w:p>
                          </w:txbxContent>
                        </wps:txbx>
                        <wps:bodyPr rot="0" vert="horz" wrap="square" lIns="45720" tIns="0" rIns="45720" bIns="0" anchor="t" anchorCtr="0" upright="1">
                          <a:noAutofit/>
                        </wps:bodyPr>
                      </wps:wsp>
                      <wps:wsp>
                        <wps:cNvPr id="2357" name="Text Box 1841"/>
                        <wps:cNvSpPr txBox="1">
                          <a:spLocks/>
                        </wps:cNvSpPr>
                        <wps:spPr bwMode="auto">
                          <a:xfrm>
                            <a:off x="7281" y="10188"/>
                            <a:ext cx="2295" cy="258"/>
                          </a:xfrm>
                          <a:prstGeom prst="rect">
                            <a:avLst/>
                          </a:prstGeom>
                          <a:solidFill>
                            <a:srgbClr val="FFFFFF"/>
                          </a:solidFill>
                          <a:ln w="9525">
                            <a:solidFill>
                              <a:srgbClr val="FF0000"/>
                            </a:solidFill>
                            <a:miter lim="800000"/>
                            <a:headEnd/>
                            <a:tailEnd/>
                          </a:ln>
                        </wps:spPr>
                        <wps:txbx>
                          <w:txbxContent>
                            <w:p w14:paraId="3FA1FB00" w14:textId="77777777" w:rsidR="00D765E7" w:rsidRDefault="00D765E7" w:rsidP="00D765E7">
                              <w:pPr>
                                <w:rPr>
                                  <w:color w:val="FF0000"/>
                                  <w:sz w:val="16"/>
                                </w:rPr>
                              </w:pPr>
                              <w:r>
                                <w:rPr>
                                  <w:color w:val="FF0000"/>
                                  <w:sz w:val="16"/>
                                </w:rPr>
                                <w:t xml:space="preserve">Apply move-north </w:t>
                              </w:r>
                              <w:proofErr w:type="gramStart"/>
                              <w:r>
                                <w:rPr>
                                  <w:color w:val="FF0000"/>
                                  <w:sz w:val="16"/>
                                </w:rPr>
                                <w:t>operator</w:t>
                              </w:r>
                              <w:proofErr w:type="gramEnd"/>
                            </w:p>
                          </w:txbxContent>
                        </wps:txbx>
                        <wps:bodyPr rot="0" vert="horz" wrap="square" lIns="45720" tIns="0" rIns="45720" bIns="0" anchor="t" anchorCtr="0" upright="1">
                          <a:noAutofit/>
                        </wps:bodyPr>
                      </wps:wsp>
                      <wps:wsp>
                        <wps:cNvPr id="2358" name="Text Box 1842"/>
                        <wps:cNvSpPr txBox="1">
                          <a:spLocks/>
                        </wps:cNvSpPr>
                        <wps:spPr bwMode="auto">
                          <a:xfrm>
                            <a:off x="7686" y="10875"/>
                            <a:ext cx="2295" cy="258"/>
                          </a:xfrm>
                          <a:prstGeom prst="rect">
                            <a:avLst/>
                          </a:prstGeom>
                          <a:solidFill>
                            <a:srgbClr val="FFFFFF"/>
                          </a:solidFill>
                          <a:ln w="9525">
                            <a:solidFill>
                              <a:srgbClr val="FF0000"/>
                            </a:solidFill>
                            <a:miter lim="800000"/>
                            <a:headEnd/>
                            <a:tailEnd/>
                          </a:ln>
                        </wps:spPr>
                        <wps:txbx>
                          <w:txbxContent>
                            <w:p w14:paraId="267CE972" w14:textId="77777777" w:rsidR="00D765E7" w:rsidRDefault="00D765E7" w:rsidP="00D765E7">
                              <w:pPr>
                                <w:rPr>
                                  <w:color w:val="FF0000"/>
                                  <w:sz w:val="16"/>
                                </w:rPr>
                              </w:pPr>
                              <w:r>
                                <w:rPr>
                                  <w:color w:val="FF0000"/>
                                  <w:sz w:val="16"/>
                                </w:rPr>
                                <w:t xml:space="preserve">New substate </w:t>
                              </w:r>
                              <w:proofErr w:type="gramStart"/>
                              <w:r>
                                <w:rPr>
                                  <w:color w:val="FF0000"/>
                                  <w:sz w:val="16"/>
                                </w:rPr>
                                <w:t>created</w:t>
                              </w:r>
                              <w:proofErr w:type="gramEnd"/>
                            </w:p>
                          </w:txbxContent>
                        </wps:txbx>
                        <wps:bodyPr rot="0" vert="horz" wrap="square" lIns="45720" tIns="0" rIns="4572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8336" id="Group 1833" o:spid="_x0000_s1064" style="position:absolute;margin-left:-4.95pt;margin-top:9.45pt;width:476.25pt;height:275.25pt;z-index:251923968" coordorigin="1440,8090" coordsize="9525,5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4" o:spid="_x0000_s1065" type="#_x0000_t75" style="position:absolute;left:1440;top:8090;width:9525;height:55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">
                  <v:imagedata r:id="rId23" o:title=""/>
                  <v:path arrowok="t"/>
                  <o:lock v:ext="edit" aspectratio="f"/>
                </v:shape>
                <v:line id="Line 1835" o:spid="_x0000_s1066" style="position:absolute;flip:x;visibility:visible;mso-wrap-style:square" from="3861,9067" to="6717,94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" strokecolor="red">
                  <v:stroke endarrow="block"/>
                  <o:lock v:ext="edit" shapetype="f"/>
                </v:line>
                <v:line id="Line 1836" o:spid="_x0000_s1067" style="position:absolute;flip:x;visibility:visible;mso-wrap-style:square" from="3861,9648" to="7461,98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" strokecolor="red">
                  <v:stroke endarrow="block"/>
                  <o:lock v:ext="edit" shapetype="f"/>
                </v:line>
                <v:line id="Line 1837" o:spid="_x0000_s1068" style="position:absolute;flip:x;visibility:visible;mso-wrap-style:square" from="3816,10323" to="8361,104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" strokecolor="red">
                  <v:stroke endarrow="block"/>
                  <o:lock v:ext="edit" shapetype="f"/>
                </v:line>
                <v:line id="Line 1838" o:spid="_x0000_s1069" style="position:absolute;flip:x;visibility:visible;mso-wrap-style:square" from="4745,10908" to="8901,11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" strokecolor="red">
                  <v:stroke endarrow="block"/>
                  <o:lock v:ext="edit" shapetype="f"/>
                </v:line>
                <v:shape id="Text Box 1839" o:spid="_x0000_s1070" type="#_x0000_t202" style="position:absolute;left:5841;top:9030;width:2295;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" strokecolor="red">
                  <v:path arrowok="t"/>
                  <v:textbox inset="3.6pt,0,3.6pt,0">
                    <w:txbxContent>
                      <w:p w14:paraId="3C4A5B0E" w14:textId="77777777" w:rsidR="00D765E7" w:rsidRDefault="00D765E7" w:rsidP="00D765E7">
                        <w:pPr>
                          <w:rPr>
                            <w:color w:val="FF0000"/>
                            <w:sz w:val="16"/>
                          </w:rPr>
                        </w:pPr>
                        <w:r>
                          <w:rPr>
                            <w:color w:val="FF0000"/>
                            <w:sz w:val="16"/>
                          </w:rPr>
                          <w:t xml:space="preserve">Propose move-north </w:t>
                        </w:r>
                        <w:proofErr w:type="gramStart"/>
                        <w:r>
                          <w:rPr>
                            <w:color w:val="FF0000"/>
                            <w:sz w:val="16"/>
                          </w:rPr>
                          <w:t>operator</w:t>
                        </w:r>
                        <w:proofErr w:type="gramEnd"/>
                      </w:p>
                    </w:txbxContent>
                  </v:textbox>
                </v:shape>
                <v:shape id="Text Box 1840" o:spid="_x0000_s1071" type="#_x0000_t202" style="position:absolute;left:6561;top:9570;width:2295;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" strokecolor="red">
                  <v:path arrowok="t"/>
                  <v:textbox inset="3.6pt,0,3.6pt,0">
                    <w:txbxContent>
                      <w:p w14:paraId="47FB1431" w14:textId="77777777" w:rsidR="00D765E7" w:rsidRDefault="00D765E7" w:rsidP="00D765E7">
                        <w:pPr>
                          <w:rPr>
                            <w:color w:val="FF0000"/>
                            <w:sz w:val="16"/>
                          </w:rPr>
                        </w:pPr>
                        <w:r>
                          <w:rPr>
                            <w:color w:val="FF0000"/>
                            <w:sz w:val="16"/>
                          </w:rPr>
                          <w:t xml:space="preserve">Select move-north </w:t>
                        </w:r>
                        <w:proofErr w:type="gramStart"/>
                        <w:r>
                          <w:rPr>
                            <w:color w:val="FF0000"/>
                            <w:sz w:val="16"/>
                          </w:rPr>
                          <w:t>operator</w:t>
                        </w:r>
                        <w:proofErr w:type="gramEnd"/>
                      </w:p>
                    </w:txbxContent>
                  </v:textbox>
                </v:shape>
                <v:shape id="Text Box 1841" o:spid="_x0000_s1072" type="#_x0000_t202" style="position:absolute;left:7281;top:10188;width:2295;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" strokecolor="red">
                  <v:path arrowok="t"/>
                  <v:textbox inset="3.6pt,0,3.6pt,0">
                    <w:txbxContent>
                      <w:p w14:paraId="3FA1FB00" w14:textId="77777777" w:rsidR="00D765E7" w:rsidRDefault="00D765E7" w:rsidP="00D765E7">
                        <w:pPr>
                          <w:rPr>
                            <w:color w:val="FF0000"/>
                            <w:sz w:val="16"/>
                          </w:rPr>
                        </w:pPr>
                        <w:r>
                          <w:rPr>
                            <w:color w:val="FF0000"/>
                            <w:sz w:val="16"/>
                          </w:rPr>
                          <w:t xml:space="preserve">Apply move-north </w:t>
                        </w:r>
                        <w:proofErr w:type="gramStart"/>
                        <w:r>
                          <w:rPr>
                            <w:color w:val="FF0000"/>
                            <w:sz w:val="16"/>
                          </w:rPr>
                          <w:t>operator</w:t>
                        </w:r>
                        <w:proofErr w:type="gramEnd"/>
                      </w:p>
                    </w:txbxContent>
                  </v:textbox>
                </v:shape>
                <v:shape id="Text Box 1842" o:spid="_x0000_s1073" type="#_x0000_t202" style="position:absolute;left:7686;top:10875;width:2295;height: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" strokecolor="red">
                  <v:path arrowok="t"/>
                  <v:textbox inset="3.6pt,0,3.6pt,0">
                    <w:txbxContent>
                      <w:p w14:paraId="267CE972" w14:textId="77777777" w:rsidR="00D765E7" w:rsidRDefault="00D765E7" w:rsidP="00D765E7">
                        <w:pPr>
                          <w:rPr>
                            <w:color w:val="FF0000"/>
                            <w:sz w:val="16"/>
                          </w:rPr>
                        </w:pPr>
                        <w:r>
                          <w:rPr>
                            <w:color w:val="FF0000"/>
                            <w:sz w:val="16"/>
                          </w:rPr>
                          <w:t xml:space="preserve">New substate </w:t>
                        </w:r>
                        <w:proofErr w:type="gramStart"/>
                        <w:r>
                          <w:rPr>
                            <w:color w:val="FF0000"/>
                            <w:sz w:val="16"/>
                          </w:rPr>
                          <w:t>created</w:t>
                        </w:r>
                        <w:proofErr w:type="gramEnd"/>
                      </w:p>
                    </w:txbxContent>
                  </v:textbox>
                </v:shape>
              </v:group>
            </w:pict>
          </mc:Fallback>
        </mc:AlternateContent>
      </w:r>
    </w:p>
    <w:p w14:paraId="04C1BB48" w14:textId="77777777" w:rsidR="00D765E7" w:rsidRDefault="00D765E7" w:rsidP="00D765E7"/>
    <w:p w14:paraId="173A7A92" w14:textId="77777777" w:rsidR="00D765E7" w:rsidRDefault="00D765E7" w:rsidP="00D765E7"/>
    <w:p w14:paraId="397CFC78" w14:textId="77777777" w:rsidR="00D765E7" w:rsidRDefault="00D765E7" w:rsidP="00D765E7"/>
    <w:p w14:paraId="0AEE61BC" w14:textId="77777777" w:rsidR="00D765E7" w:rsidRDefault="00D765E7" w:rsidP="00D765E7"/>
    <w:p w14:paraId="7628307A" w14:textId="77777777" w:rsidR="00D765E7" w:rsidRDefault="00D765E7" w:rsidP="00D765E7"/>
    <w:p w14:paraId="7ED8A796" w14:textId="77777777" w:rsidR="00D765E7" w:rsidRDefault="00D765E7" w:rsidP="00D765E7"/>
    <w:p w14:paraId="58A21BA7" w14:textId="77777777" w:rsidR="00D765E7" w:rsidRDefault="00D765E7" w:rsidP="00D765E7"/>
    <w:p w14:paraId="5E0BC0BD" w14:textId="77777777" w:rsidR="00D765E7" w:rsidRDefault="00D765E7" w:rsidP="00D765E7"/>
    <w:p w14:paraId="03EE0228" w14:textId="77777777" w:rsidR="00D765E7" w:rsidRDefault="00D765E7" w:rsidP="00D765E7"/>
    <w:p w14:paraId="5CD576CC" w14:textId="77777777" w:rsidR="00D765E7" w:rsidRDefault="00D765E7" w:rsidP="00D765E7"/>
    <w:p w14:paraId="043B47C8" w14:textId="77777777" w:rsidR="00D765E7" w:rsidRDefault="00D765E7" w:rsidP="00D765E7"/>
    <w:p w14:paraId="713D64B2" w14:textId="77777777" w:rsidR="00D765E7" w:rsidRDefault="00D765E7" w:rsidP="00D765E7"/>
    <w:p w14:paraId="5B4D04D6" w14:textId="77777777" w:rsidR="00D765E7" w:rsidRDefault="00D765E7" w:rsidP="00D765E7"/>
    <w:p w14:paraId="34BF6F78" w14:textId="77777777" w:rsidR="00D765E7" w:rsidRDefault="00D765E7" w:rsidP="00D765E7"/>
    <w:p w14:paraId="2F240D63" w14:textId="77777777" w:rsidR="00D765E7" w:rsidRDefault="00D765E7" w:rsidP="00D765E7"/>
    <w:p w14:paraId="15224AB0" w14:textId="77777777" w:rsidR="00D765E7" w:rsidRDefault="00D765E7" w:rsidP="00D765E7"/>
    <w:p w14:paraId="5F97EC7F" w14:textId="77777777" w:rsidR="00D765E7" w:rsidRDefault="00D765E7" w:rsidP="00D765E7"/>
    <w:p w14:paraId="6258A491" w14:textId="77777777" w:rsidR="00D765E7" w:rsidRDefault="00D765E7" w:rsidP="000C7E79"/>
    <w:p w14:paraId="7DAE461C" w14:textId="77777777" w:rsidR="00D765E7" w:rsidRDefault="00D765E7" w:rsidP="000C7E79"/>
    <w:p w14:paraId="21C48E8B" w14:textId="77777777" w:rsidR="00D765E7" w:rsidRDefault="00D765E7" w:rsidP="000C7E79"/>
    <w:p w14:paraId="0C9D3368" w14:textId="77777777" w:rsidR="00D765E7" w:rsidRDefault="00D765E7" w:rsidP="000C7E79"/>
    <w:p w14:paraId="05C9C625" w14:textId="77777777" w:rsidR="00D765E7" w:rsidRDefault="00D765E7" w:rsidP="000C7E79"/>
    <w:p w14:paraId="28C3371C" w14:textId="77777777" w:rsidR="00D765E7" w:rsidRDefault="00D765E7" w:rsidP="000C7E79"/>
    <w:p w14:paraId="6425F374" w14:textId="77777777" w:rsidR="00D765E7" w:rsidRDefault="00D765E7" w:rsidP="000C7E79"/>
    <w:p w14:paraId="1EF99185" w14:textId="77777777" w:rsidR="00D765E7" w:rsidRDefault="00D765E7" w:rsidP="000C7E79"/>
    <w:p w14:paraId="67504FC4" w14:textId="77777777" w:rsidR="005902B4" w:rsidRDefault="004B179B" w:rsidP="000C7E79">
      <w:r>
        <w:t xml:space="preserve">But what happened to your eater?  After selecting move-north and taking one step, the eater had nothing more to </w:t>
      </w:r>
      <w:proofErr w:type="gramStart"/>
      <w:r>
        <w:t>do</w:t>
      </w:r>
      <w:proofErr w:type="gramEnd"/>
      <w:r>
        <w:t xml:space="preserve"> and a new state is created (</w:t>
      </w:r>
      <w:r>
        <w:rPr>
          <w:rFonts w:ascii="Courier New" w:hAnsi="Courier New"/>
        </w:rPr>
        <w:t>s</w:t>
      </w:r>
      <w:r w:rsidR="00714CF6">
        <w:rPr>
          <w:rFonts w:ascii="Courier New" w:hAnsi="Courier New"/>
        </w:rPr>
        <w:t>6</w:t>
      </w:r>
      <w:r>
        <w:t xml:space="preserve"> in the above Figure). Unfortunately, the rules you wrote are not sufficient to get the eater to continually move north. In the next section, you will modify your eater so that it continues to move north. </w:t>
      </w:r>
      <w:r w:rsidR="00213F30">
        <w:t xml:space="preserve"> </w:t>
      </w:r>
    </w:p>
    <w:p w14:paraId="0F10F1BD" w14:textId="77777777" w:rsidR="005902B4" w:rsidRDefault="005902B4" w:rsidP="0084054F">
      <w:pPr>
        <w:pStyle w:val="Heading3"/>
        <w:spacing w:before="0"/>
      </w:pPr>
    </w:p>
    <w:p w14:paraId="1816A9D8" w14:textId="77777777" w:rsidR="004B179B" w:rsidRDefault="000C7E79" w:rsidP="0084054F">
      <w:pPr>
        <w:pStyle w:val="Heading3"/>
        <w:spacing w:before="0"/>
      </w:pPr>
      <w:r>
        <w:br w:type="page"/>
      </w:r>
      <w:r w:rsidR="00BE1A74">
        <w:lastRenderedPageBreak/>
        <w:t>2</w:t>
      </w:r>
      <w:r w:rsidR="004B179B">
        <w:t>.3 Shortcuts</w:t>
      </w:r>
    </w:p>
    <w:p w14:paraId="387E7034" w14:textId="77777777" w:rsidR="004B179B" w:rsidRDefault="004B179B">
      <w:r>
        <w:t xml:space="preserve">The apply*move-north rule has lots of variables in it whose sole purpose is to make connections between attributes. For example, </w:t>
      </w:r>
      <w:r>
        <w:rPr>
          <w:rFonts w:ascii="Courier New" w:hAnsi="Courier New"/>
        </w:rPr>
        <w:t>&lt;o&gt;</w:t>
      </w:r>
      <w:r>
        <w:t xml:space="preserve"> is used to later match the name of the operator and </w:t>
      </w:r>
      <w:r>
        <w:rPr>
          <w:rFonts w:ascii="Courier New" w:hAnsi="Courier New"/>
        </w:rPr>
        <w:t>&lt;io&gt;</w:t>
      </w:r>
      <w:r>
        <w:t xml:space="preserve"> is used to later match the output-link. Similarly, </w:t>
      </w:r>
      <w:r>
        <w:rPr>
          <w:rFonts w:ascii="Courier New" w:hAnsi="Courier New"/>
        </w:rPr>
        <w:t>&lt;move&gt;</w:t>
      </w:r>
      <w:r>
        <w:t xml:space="preserve"> is used in the action to connect the output-link to the final direction. None of these variables is used in both conditions and the actions.</w:t>
      </w:r>
    </w:p>
    <w:p w14:paraId="65A33F39" w14:textId="77777777" w:rsidR="004B179B" w:rsidRDefault="004B179B">
      <w:pPr>
        <w:pStyle w:val="PlainText"/>
        <w:ind w:left="2160"/>
      </w:pPr>
      <w:r>
        <w:t>sp {apply*move-</w:t>
      </w:r>
      <w:proofErr w:type="gramStart"/>
      <w:r>
        <w:t>north</w:t>
      </w:r>
      <w:proofErr w:type="gramEnd"/>
    </w:p>
    <w:p w14:paraId="42BD60B9" w14:textId="77777777" w:rsidR="004B179B" w:rsidRDefault="004B179B">
      <w:pPr>
        <w:pStyle w:val="PlainText"/>
        <w:ind w:left="2160"/>
      </w:pPr>
      <w:r>
        <w:t xml:space="preserve">   (state &lt;s&gt; ^operator &lt;o&gt;</w:t>
      </w:r>
    </w:p>
    <w:p w14:paraId="76346C13" w14:textId="77777777" w:rsidR="004B179B" w:rsidRDefault="004B179B">
      <w:pPr>
        <w:pStyle w:val="PlainText"/>
        <w:ind w:left="2160"/>
      </w:pPr>
      <w:r>
        <w:t xml:space="preserve">              ^io &lt;io&gt;)</w:t>
      </w:r>
    </w:p>
    <w:p w14:paraId="5423110F" w14:textId="77777777" w:rsidR="004B179B" w:rsidRDefault="004B179B">
      <w:pPr>
        <w:pStyle w:val="PlainText"/>
        <w:ind w:left="2160"/>
      </w:pPr>
      <w:r>
        <w:t xml:space="preserve">   (&lt;io&gt; ^output-link </w:t>
      </w:r>
      <w:r w:rsidR="0002322D">
        <w:t>&lt;out&gt;</w:t>
      </w:r>
      <w:r>
        <w:t>)</w:t>
      </w:r>
    </w:p>
    <w:p w14:paraId="6052458A" w14:textId="77777777" w:rsidR="004B179B" w:rsidRDefault="004B179B">
      <w:pPr>
        <w:pStyle w:val="PlainText"/>
        <w:ind w:left="2160"/>
      </w:pPr>
      <w:r>
        <w:t xml:space="preserve">   (&lt;o&gt; ^name move-north)</w:t>
      </w:r>
    </w:p>
    <w:p w14:paraId="4F4297D9" w14:textId="77777777" w:rsidR="004B179B" w:rsidRDefault="004B179B">
      <w:pPr>
        <w:pStyle w:val="PlainText"/>
        <w:ind w:left="2160"/>
      </w:pPr>
      <w:r>
        <w:t>--&gt;</w:t>
      </w:r>
    </w:p>
    <w:p w14:paraId="48C83C12" w14:textId="77777777" w:rsidR="004B179B" w:rsidRDefault="004B179B">
      <w:pPr>
        <w:pStyle w:val="PlainText"/>
        <w:ind w:left="2160"/>
      </w:pPr>
      <w:r>
        <w:t xml:space="preserve">   (</w:t>
      </w:r>
      <w:r w:rsidR="0002322D">
        <w:t>&lt;out&gt;</w:t>
      </w:r>
      <w:r>
        <w:t xml:space="preserve"> ^move &lt;move&gt;)</w:t>
      </w:r>
    </w:p>
    <w:p w14:paraId="44B54905" w14:textId="77777777" w:rsidR="004B179B" w:rsidRDefault="004B179B">
      <w:pPr>
        <w:pStyle w:val="PlainText"/>
        <w:ind w:left="2160"/>
      </w:pPr>
      <w:r>
        <w:t xml:space="preserve">   (&lt;move&gt; ^direction north)}</w:t>
      </w:r>
    </w:p>
    <w:p w14:paraId="79BF0D6B" w14:textId="77777777" w:rsidR="004B179B" w:rsidRDefault="007B3A13">
      <w:r>
        <w:rPr>
          <w:noProof/>
        </w:rPr>
        <mc:AlternateContent>
          <mc:Choice Requires="wps">
            <w:drawing>
              <wp:anchor distT="0" distB="0" distL="114300" distR="114300" simplePos="0" relativeHeight="251423232" behindDoc="0" locked="0" layoutInCell="0" allowOverlap="1" wp14:anchorId="7497B6CB" wp14:editId="7B4C781D">
                <wp:simplePos x="0" y="0"/>
                <wp:positionH relativeFrom="column">
                  <wp:posOffset>4406900</wp:posOffset>
                </wp:positionH>
                <wp:positionV relativeFrom="paragraph">
                  <wp:posOffset>493395</wp:posOffset>
                </wp:positionV>
                <wp:extent cx="802005" cy="171450"/>
                <wp:effectExtent l="0" t="0" r="0" b="6350"/>
                <wp:wrapNone/>
                <wp:docPr id="2348"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2005" cy="171450"/>
                        </a:xfrm>
                        <a:prstGeom prst="rect">
                          <a:avLst/>
                        </a:prstGeom>
                        <a:solidFill>
                          <a:srgbClr val="FFFFFF"/>
                        </a:solidFill>
                        <a:ln w="9525">
                          <a:solidFill>
                            <a:srgbClr val="FF0000"/>
                          </a:solidFill>
                          <a:miter lim="800000"/>
                          <a:headEnd/>
                          <a:tailEnd/>
                        </a:ln>
                      </wps:spPr>
                      <wps:txbx>
                        <w:txbxContent>
                          <w:p w14:paraId="2B800AB2" w14:textId="77777777" w:rsidR="004B179B" w:rsidRDefault="004B179B">
                            <w:pPr>
                              <w:rPr>
                                <w:color w:val="FF0000"/>
                                <w:sz w:val="16"/>
                              </w:rPr>
                            </w:pPr>
                            <w:r>
                              <w:rPr>
                                <w:color w:val="FF0000"/>
                                <w:sz w:val="16"/>
                              </w:rPr>
                              <w:t>. replaces &lt;o&gt;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7B6CB" id="Text Box 493" o:spid="_x0000_s1074" type="#_x0000_t202" style="position:absolute;margin-left:347pt;margin-top:38.85pt;width:63.15pt;height:13.5p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" o:allowincell="f" strokecolor="red">
                <v:path arrowok="t"/>
                <v:textbox inset="3.6pt,0,3.6pt,0">
                  <w:txbxContent>
                    <w:p w14:paraId="2B800AB2" w14:textId="77777777" w:rsidR="004B179B" w:rsidRDefault="004B179B">
                      <w:pPr>
                        <w:rPr>
                          <w:color w:val="FF0000"/>
                          <w:sz w:val="16"/>
                        </w:rPr>
                      </w:pPr>
                      <w:r>
                        <w:rPr>
                          <w:color w:val="FF0000"/>
                          <w:sz w:val="16"/>
                        </w:rPr>
                        <w:t>. replaces &lt;o&gt;</w:t>
                      </w:r>
                    </w:p>
                  </w:txbxContent>
                </v:textbox>
              </v:shape>
            </w:pict>
          </mc:Fallback>
        </mc:AlternateContent>
      </w:r>
      <w:r w:rsidR="004B179B">
        <w:t>To simplify the writing and reading of rules, Soar allows you to combine conditions that are linked by variables. To do this, you can just string together attributes, replacing the intermediate variables with a period, “.”, to separate the attributes. In Soar, we call this “dot” or “path” notation. Below is the same rule as before using dot notation.</w:t>
      </w:r>
    </w:p>
    <w:p w14:paraId="3172C273" w14:textId="77777777" w:rsidR="004B179B" w:rsidRDefault="007B3A13">
      <w:pPr>
        <w:pStyle w:val="PlainText"/>
        <w:ind w:left="2160"/>
      </w:pPr>
      <w:r>
        <w:rPr>
          <w:noProof/>
        </w:rPr>
        <mc:AlternateContent>
          <mc:Choice Requires="wps">
            <w:drawing>
              <wp:anchor distT="0" distB="0" distL="114300" distR="114300" simplePos="0" relativeHeight="251425280" behindDoc="0" locked="0" layoutInCell="0" allowOverlap="1" wp14:anchorId="3FA8DFCE" wp14:editId="4C9EB1A2">
                <wp:simplePos x="0" y="0"/>
                <wp:positionH relativeFrom="column">
                  <wp:posOffset>3215640</wp:posOffset>
                </wp:positionH>
                <wp:positionV relativeFrom="paragraph">
                  <wp:posOffset>-3810</wp:posOffset>
                </wp:positionV>
                <wp:extent cx="1181100" cy="152400"/>
                <wp:effectExtent l="25400" t="0" r="0" b="50800"/>
                <wp:wrapNone/>
                <wp:docPr id="2347"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811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53E81" id="Line 495" o:spid="_x0000_s1026" style="position:absolute;flip:x;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3pt" to="346.2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" o:allowincell="f" strokecolor="red">
                <v:stroke endarrow="block"/>
                <o:lock v:ext="edit" shapetype="f"/>
              </v:line>
            </w:pict>
          </mc:Fallback>
        </mc:AlternateContent>
      </w:r>
      <w:r w:rsidR="004B179B">
        <w:t>sp {apply*move-</w:t>
      </w:r>
      <w:proofErr w:type="gramStart"/>
      <w:r w:rsidR="004B179B">
        <w:t>north</w:t>
      </w:r>
      <w:proofErr w:type="gramEnd"/>
    </w:p>
    <w:p w14:paraId="1A9A83EE" w14:textId="77777777" w:rsidR="004B179B" w:rsidRDefault="007B3A13">
      <w:pPr>
        <w:pStyle w:val="PlainText"/>
        <w:ind w:left="2160"/>
      </w:pPr>
      <w:r>
        <w:rPr>
          <w:noProof/>
        </w:rPr>
        <mc:AlternateContent>
          <mc:Choice Requires="wps">
            <w:drawing>
              <wp:anchor distT="0" distB="0" distL="114300" distR="114300" simplePos="0" relativeHeight="251424256" behindDoc="0" locked="0" layoutInCell="0" allowOverlap="1" wp14:anchorId="7F117ED8" wp14:editId="5D3C335B">
                <wp:simplePos x="0" y="0"/>
                <wp:positionH relativeFrom="column">
                  <wp:posOffset>4406900</wp:posOffset>
                </wp:positionH>
                <wp:positionV relativeFrom="paragraph">
                  <wp:posOffset>43180</wp:posOffset>
                </wp:positionV>
                <wp:extent cx="802005" cy="171450"/>
                <wp:effectExtent l="0" t="0" r="0" b="6350"/>
                <wp:wrapNone/>
                <wp:docPr id="2346"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2005" cy="171450"/>
                        </a:xfrm>
                        <a:prstGeom prst="rect">
                          <a:avLst/>
                        </a:prstGeom>
                        <a:solidFill>
                          <a:srgbClr val="FFFFFF"/>
                        </a:solidFill>
                        <a:ln w="9525">
                          <a:solidFill>
                            <a:srgbClr val="FF0000"/>
                          </a:solidFill>
                          <a:miter lim="800000"/>
                          <a:headEnd/>
                          <a:tailEnd/>
                        </a:ln>
                      </wps:spPr>
                      <wps:txbx>
                        <w:txbxContent>
                          <w:p w14:paraId="7805342A" w14:textId="77777777" w:rsidR="004B179B" w:rsidRDefault="004B179B">
                            <w:pPr>
                              <w:rPr>
                                <w:color w:val="FF0000"/>
                                <w:sz w:val="16"/>
                              </w:rPr>
                            </w:pPr>
                            <w:r>
                              <w:rPr>
                                <w:color w:val="FF0000"/>
                                <w:sz w:val="16"/>
                              </w:rPr>
                              <w:t>. replaces &lt;io&gt;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17ED8" id="Text Box 494" o:spid="_x0000_s1075" type="#_x0000_t202" style="position:absolute;left:0;text-align:left;margin-left:347pt;margin-top:3.4pt;width:63.15pt;height:13.5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" o:allowincell="f" strokecolor="red">
                <v:path arrowok="t"/>
                <v:textbox inset="3.6pt,0,3.6pt,0">
                  <w:txbxContent>
                    <w:p w14:paraId="7805342A" w14:textId="77777777" w:rsidR="004B179B" w:rsidRDefault="004B179B">
                      <w:pPr>
                        <w:rPr>
                          <w:color w:val="FF0000"/>
                          <w:sz w:val="16"/>
                        </w:rPr>
                      </w:pPr>
                      <w:r>
                        <w:rPr>
                          <w:color w:val="FF0000"/>
                          <w:sz w:val="16"/>
                        </w:rPr>
                        <w:t>. replaces &lt;io&gt;</w:t>
                      </w:r>
                    </w:p>
                  </w:txbxContent>
                </v:textbox>
              </v:shape>
            </w:pict>
          </mc:Fallback>
        </mc:AlternateContent>
      </w:r>
      <w:r w:rsidR="004B179B">
        <w:t xml:space="preserve">   (state &lt;s&gt; ^operator.name move-north</w:t>
      </w:r>
    </w:p>
    <w:p w14:paraId="34C4063F" w14:textId="77777777" w:rsidR="004B179B" w:rsidRDefault="007B3A13">
      <w:pPr>
        <w:pStyle w:val="PlainText"/>
        <w:ind w:left="2160"/>
      </w:pPr>
      <w:r>
        <w:rPr>
          <w:noProof/>
        </w:rPr>
        <mc:AlternateContent>
          <mc:Choice Requires="wps">
            <w:drawing>
              <wp:anchor distT="0" distB="0" distL="114300" distR="114300" simplePos="0" relativeHeight="251429376" behindDoc="0" locked="0" layoutInCell="0" allowOverlap="1" wp14:anchorId="698B12E2" wp14:editId="1760465D">
                <wp:simplePos x="0" y="0"/>
                <wp:positionH relativeFrom="column">
                  <wp:posOffset>2773680</wp:posOffset>
                </wp:positionH>
                <wp:positionV relativeFrom="paragraph">
                  <wp:posOffset>-6350</wp:posOffset>
                </wp:positionV>
                <wp:extent cx="1623060" cy="12700"/>
                <wp:effectExtent l="0" t="38100" r="0" b="63500"/>
                <wp:wrapNone/>
                <wp:docPr id="2345"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23060" cy="127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52083" id="Line 499" o:spid="_x0000_s1026" style="position:absolute;flip:x;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4pt,-.5pt" to="346.2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" o:allowincell="f" strokecolor="red">
                <v:stroke endarrow="block"/>
                <o:lock v:ext="edit" shapetype="f"/>
              </v:line>
            </w:pict>
          </mc:Fallback>
        </mc:AlternateContent>
      </w:r>
      <w:r w:rsidR="004B179B">
        <w:t xml:space="preserve">              ^</w:t>
      </w:r>
      <w:proofErr w:type="gramStart"/>
      <w:r w:rsidR="004B179B">
        <w:t>io.output</w:t>
      </w:r>
      <w:proofErr w:type="gramEnd"/>
      <w:r w:rsidR="004B179B">
        <w:t xml:space="preserve">-link </w:t>
      </w:r>
      <w:r w:rsidR="0002322D">
        <w:t>&lt;out&gt;</w:t>
      </w:r>
      <w:r w:rsidR="004B179B">
        <w:t>)</w:t>
      </w:r>
    </w:p>
    <w:p w14:paraId="5F306EFC" w14:textId="77777777" w:rsidR="004B179B" w:rsidRDefault="007B3A13">
      <w:pPr>
        <w:pStyle w:val="PlainText"/>
        <w:ind w:left="2160"/>
      </w:pPr>
      <w:r>
        <w:rPr>
          <w:noProof/>
        </w:rPr>
        <mc:AlternateContent>
          <mc:Choice Requires="wps">
            <w:drawing>
              <wp:anchor distT="0" distB="0" distL="114300" distR="114300" simplePos="0" relativeHeight="251426304" behindDoc="0" locked="0" layoutInCell="0" allowOverlap="1" wp14:anchorId="63782497" wp14:editId="1320A7A6">
                <wp:simplePos x="0" y="0"/>
                <wp:positionH relativeFrom="column">
                  <wp:posOffset>2570480</wp:posOffset>
                </wp:positionH>
                <wp:positionV relativeFrom="paragraph">
                  <wp:posOffset>120650</wp:posOffset>
                </wp:positionV>
                <wp:extent cx="1833880" cy="40640"/>
                <wp:effectExtent l="12700" t="25400" r="0" b="60960"/>
                <wp:wrapNone/>
                <wp:docPr id="2344"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33880" cy="406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206B" id="Line 496" o:spid="_x0000_s1026" style="position:absolute;flip:x;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4pt,9.5pt" to="346.8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428352" behindDoc="0" locked="0" layoutInCell="0" allowOverlap="1" wp14:anchorId="66CC4945" wp14:editId="4623BE39">
                <wp:simplePos x="0" y="0"/>
                <wp:positionH relativeFrom="column">
                  <wp:posOffset>4406900</wp:posOffset>
                </wp:positionH>
                <wp:positionV relativeFrom="paragraph">
                  <wp:posOffset>33020</wp:posOffset>
                </wp:positionV>
                <wp:extent cx="1007745" cy="171450"/>
                <wp:effectExtent l="0" t="0" r="0" b="6350"/>
                <wp:wrapNone/>
                <wp:docPr id="2343"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171450"/>
                        </a:xfrm>
                        <a:prstGeom prst="rect">
                          <a:avLst/>
                        </a:prstGeom>
                        <a:solidFill>
                          <a:srgbClr val="FFFFFF"/>
                        </a:solidFill>
                        <a:ln w="9525">
                          <a:solidFill>
                            <a:srgbClr val="FF0000"/>
                          </a:solidFill>
                          <a:miter lim="800000"/>
                          <a:headEnd/>
                          <a:tailEnd/>
                        </a:ln>
                      </wps:spPr>
                      <wps:txbx>
                        <w:txbxContent>
                          <w:p w14:paraId="2F29A31E" w14:textId="77777777" w:rsidR="004B179B" w:rsidRDefault="004B179B">
                            <w:pPr>
                              <w:rPr>
                                <w:color w:val="FF0000"/>
                                <w:sz w:val="16"/>
                              </w:rPr>
                            </w:pPr>
                            <w:r>
                              <w:rPr>
                                <w:color w:val="FF0000"/>
                                <w:sz w:val="16"/>
                              </w:rPr>
                              <w:t>. replaces &lt;move&gt;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C4945" id="Text Box 498" o:spid="_x0000_s1076" type="#_x0000_t202" style="position:absolute;left:0;text-align:left;margin-left:347pt;margin-top:2.6pt;width:79.35pt;height:13.5pt;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" o:allowincell="f" strokecolor="red">
                <v:path arrowok="t"/>
                <v:textbox inset="3.6pt,0,3.6pt,0">
                  <w:txbxContent>
                    <w:p w14:paraId="2F29A31E" w14:textId="77777777" w:rsidR="004B179B" w:rsidRDefault="004B179B">
                      <w:pPr>
                        <w:rPr>
                          <w:color w:val="FF0000"/>
                          <w:sz w:val="16"/>
                        </w:rPr>
                      </w:pPr>
                      <w:r>
                        <w:rPr>
                          <w:color w:val="FF0000"/>
                          <w:sz w:val="16"/>
                        </w:rPr>
                        <w:t>. replaces &lt;move&gt;</w:t>
                      </w:r>
                    </w:p>
                  </w:txbxContent>
                </v:textbox>
              </v:shape>
            </w:pict>
          </mc:Fallback>
        </mc:AlternateContent>
      </w:r>
      <w:r w:rsidR="004B179B">
        <w:t>--&gt;</w:t>
      </w:r>
    </w:p>
    <w:p w14:paraId="601E9A0E" w14:textId="77777777" w:rsidR="004B179B" w:rsidRDefault="004B179B">
      <w:pPr>
        <w:pStyle w:val="PlainText"/>
        <w:ind w:left="2160"/>
      </w:pPr>
      <w:r>
        <w:t xml:space="preserve">   (</w:t>
      </w:r>
      <w:r w:rsidR="0002322D">
        <w:t>&lt;out&gt;</w:t>
      </w:r>
      <w:r>
        <w:t xml:space="preserve"> ^</w:t>
      </w:r>
      <w:proofErr w:type="gramStart"/>
      <w:r>
        <w:t>move.direction</w:t>
      </w:r>
      <w:proofErr w:type="gramEnd"/>
      <w:r>
        <w:t xml:space="preserve"> north)}</w:t>
      </w:r>
    </w:p>
    <w:p w14:paraId="1108E321" w14:textId="77777777" w:rsidR="004B179B" w:rsidRDefault="004B179B">
      <w:r>
        <w:t xml:space="preserve">This rule is </w:t>
      </w:r>
      <w:proofErr w:type="gramStart"/>
      <w:r>
        <w:t>exactly the same</w:t>
      </w:r>
      <w:proofErr w:type="gramEnd"/>
      <w:r>
        <w:t xml:space="preserve"> as the original from Soar’s perspective.</w:t>
      </w:r>
    </w:p>
    <w:p w14:paraId="1CFE2CE0" w14:textId="77777777" w:rsidR="004B179B" w:rsidRDefault="004B179B"/>
    <w:p w14:paraId="5E0C5694" w14:textId="77777777" w:rsidR="004B179B" w:rsidRDefault="004B179B">
      <w:r>
        <w:t xml:space="preserve">One mistake you want to avoid making is to use dot notation in the action when you are creating multiple sub-attributes of a new object.  This will create multiple objects, each with a single sub-attribute. For example, if you want </w:t>
      </w:r>
      <w:proofErr w:type="gramStart"/>
      <w:r>
        <w:t>create</w:t>
      </w:r>
      <w:proofErr w:type="gramEnd"/>
      <w:r>
        <w:t xml:space="preserve"> a second augmentation of the move object called speed (which is irrelevant in Eaters), you </w:t>
      </w:r>
      <w:r>
        <w:rPr>
          <w:i/>
        </w:rPr>
        <w:t>do not</w:t>
      </w:r>
      <w:r>
        <w:t xml:space="preserve"> want to do the following:</w:t>
      </w:r>
    </w:p>
    <w:p w14:paraId="1A62575E" w14:textId="77777777" w:rsidR="004B179B" w:rsidRDefault="004B179B">
      <w:pPr>
        <w:pStyle w:val="PlainText"/>
        <w:ind w:left="2160"/>
      </w:pPr>
      <w:r>
        <w:t>--&gt;</w:t>
      </w:r>
    </w:p>
    <w:p w14:paraId="49BE5E54" w14:textId="77777777" w:rsidR="004B179B" w:rsidRDefault="004B179B">
      <w:pPr>
        <w:pStyle w:val="PlainText"/>
        <w:ind w:left="2160"/>
      </w:pPr>
      <w:r>
        <w:t xml:space="preserve">   (</w:t>
      </w:r>
      <w:r w:rsidR="0002322D">
        <w:t>&lt;out&gt;</w:t>
      </w:r>
      <w:r>
        <w:t xml:space="preserve"> ^</w:t>
      </w:r>
      <w:proofErr w:type="gramStart"/>
      <w:r>
        <w:t>move.direction</w:t>
      </w:r>
      <w:proofErr w:type="gramEnd"/>
      <w:r>
        <w:t xml:space="preserve"> north</w:t>
      </w:r>
    </w:p>
    <w:p w14:paraId="2735AAA9" w14:textId="77777777" w:rsidR="004B179B" w:rsidRDefault="004B179B">
      <w:pPr>
        <w:pStyle w:val="PlainText"/>
        <w:ind w:left="2160"/>
      </w:pPr>
      <w:r>
        <w:tab/>
        <w:t xml:space="preserve">   </w:t>
      </w:r>
      <w:r w:rsidR="0084054F">
        <w:t xml:space="preserve"> </w:t>
      </w:r>
      <w:r>
        <w:t>^</w:t>
      </w:r>
      <w:proofErr w:type="gramStart"/>
      <w:r>
        <w:t>move.speed</w:t>
      </w:r>
      <w:proofErr w:type="gramEnd"/>
      <w:r>
        <w:t xml:space="preserve"> fast)</w:t>
      </w:r>
    </w:p>
    <w:p w14:paraId="50E0EFAF" w14:textId="77777777" w:rsidR="004B179B" w:rsidRDefault="004B179B">
      <w:r>
        <w:t>This is equivalent to:</w:t>
      </w:r>
    </w:p>
    <w:p w14:paraId="6057E1B1" w14:textId="77777777" w:rsidR="004B179B" w:rsidRDefault="004B179B">
      <w:pPr>
        <w:pStyle w:val="PlainText"/>
        <w:ind w:left="2160"/>
      </w:pPr>
      <w:r>
        <w:t>--&gt;</w:t>
      </w:r>
    </w:p>
    <w:p w14:paraId="267A2A54" w14:textId="77777777" w:rsidR="004B179B" w:rsidRDefault="004B179B">
      <w:pPr>
        <w:pStyle w:val="PlainText"/>
        <w:ind w:left="2160"/>
      </w:pPr>
      <w:r>
        <w:t xml:space="preserve">   (</w:t>
      </w:r>
      <w:r w:rsidR="0002322D">
        <w:t>&lt;out&gt;</w:t>
      </w:r>
      <w:r>
        <w:t xml:space="preserve"> ^move &lt;move1&gt;</w:t>
      </w:r>
    </w:p>
    <w:p w14:paraId="37B6A8FD" w14:textId="77777777" w:rsidR="004B179B" w:rsidRDefault="004B179B">
      <w:pPr>
        <w:pStyle w:val="PlainText"/>
        <w:ind w:left="2160"/>
      </w:pPr>
      <w:r>
        <w:tab/>
        <w:t xml:space="preserve">  </w:t>
      </w:r>
      <w:r w:rsidR="0084054F">
        <w:t xml:space="preserve"> </w:t>
      </w:r>
      <w:r>
        <w:t xml:space="preserve"> ^move &lt;move2&gt;)</w:t>
      </w:r>
    </w:p>
    <w:p w14:paraId="757DCEE5" w14:textId="77777777" w:rsidR="004B179B" w:rsidRDefault="004B179B">
      <w:pPr>
        <w:pStyle w:val="PlainText"/>
        <w:ind w:left="2160"/>
      </w:pPr>
      <w:r>
        <w:t xml:space="preserve">   (&lt;move1&gt; ^speed fast)</w:t>
      </w:r>
    </w:p>
    <w:p w14:paraId="767710FD" w14:textId="77777777" w:rsidR="004B179B" w:rsidRDefault="004B179B">
      <w:pPr>
        <w:pStyle w:val="PlainText"/>
        <w:ind w:left="2160"/>
      </w:pPr>
      <w:r>
        <w:t xml:space="preserve">   (&lt;move2&gt; ^direction north)</w:t>
      </w:r>
    </w:p>
    <w:p w14:paraId="50D3A608" w14:textId="77777777" w:rsidR="004B179B" w:rsidRDefault="004B179B">
      <w:r>
        <w:t xml:space="preserve">These actions will create </w:t>
      </w:r>
      <w:r>
        <w:rPr>
          <w:i/>
        </w:rPr>
        <w:t>two</w:t>
      </w:r>
      <w:r>
        <w:t xml:space="preserve"> move augmentations on the output-link, each with a single attribute. The correct action is:</w:t>
      </w:r>
    </w:p>
    <w:p w14:paraId="62955EF1" w14:textId="77777777" w:rsidR="004B179B" w:rsidRDefault="004B179B">
      <w:pPr>
        <w:pStyle w:val="PlainText"/>
        <w:ind w:left="2160"/>
      </w:pPr>
      <w:r>
        <w:t>--&gt;</w:t>
      </w:r>
    </w:p>
    <w:p w14:paraId="17681BD2" w14:textId="77777777" w:rsidR="004B179B" w:rsidRDefault="004B179B">
      <w:pPr>
        <w:pStyle w:val="PlainText"/>
        <w:ind w:left="2160"/>
      </w:pPr>
      <w:r>
        <w:t xml:space="preserve">   (</w:t>
      </w:r>
      <w:r w:rsidR="0002322D">
        <w:t>&lt;out&gt;</w:t>
      </w:r>
      <w:r>
        <w:t xml:space="preserve"> ^move &lt;move&gt;)</w:t>
      </w:r>
    </w:p>
    <w:p w14:paraId="0FFFF9B8" w14:textId="77777777" w:rsidR="004B179B" w:rsidRDefault="004B179B">
      <w:pPr>
        <w:pStyle w:val="PlainText"/>
        <w:ind w:left="2160"/>
      </w:pPr>
      <w:r>
        <w:t xml:space="preserve">   (&lt;move&gt; ^speed fast</w:t>
      </w:r>
    </w:p>
    <w:p w14:paraId="6A1BC4AF" w14:textId="77777777" w:rsidR="004B179B" w:rsidRDefault="004B179B">
      <w:pPr>
        <w:pStyle w:val="PlainText"/>
        <w:ind w:left="2160"/>
      </w:pPr>
      <w:r>
        <w:t xml:space="preserve">           ^direction north)</w:t>
      </w:r>
    </w:p>
    <w:p w14:paraId="46555A4C" w14:textId="77777777" w:rsidR="004B179B" w:rsidRDefault="004B179B" w:rsidP="0084054F">
      <w:pPr>
        <w:pStyle w:val="Heading1"/>
        <w:spacing w:before="0"/>
      </w:pPr>
      <w:r>
        <w:br w:type="page"/>
      </w:r>
      <w:r w:rsidR="002D51E3">
        <w:lastRenderedPageBreak/>
        <w:t>3</w:t>
      </w:r>
      <w:r>
        <w:t>. Move-North Operator: Multiple Moves</w:t>
      </w:r>
    </w:p>
    <w:p w14:paraId="5375DE97" w14:textId="77777777" w:rsidR="004B179B" w:rsidRDefault="004B179B"/>
    <w:p w14:paraId="6BE91D8C" w14:textId="77777777" w:rsidR="004B179B" w:rsidRDefault="004B179B">
      <w:r>
        <w:t>Although the move-north operator did move one step north, the eater never takes a second step. In this section, you are going to find out why it takes only one step and modify the eater so that it can take multiple steps. This is one of the most complex sections of the tutorial, so study it carefully.</w:t>
      </w:r>
    </w:p>
    <w:p w14:paraId="691F63C4" w14:textId="77777777" w:rsidR="004B179B" w:rsidRDefault="002D51E3">
      <w:pPr>
        <w:pStyle w:val="Heading3"/>
      </w:pPr>
      <w:r>
        <w:t>3</w:t>
      </w:r>
      <w:r w:rsidR="004B179B">
        <w:t>.1 Operator Selection: Multiple Instances</w:t>
      </w:r>
    </w:p>
    <w:p w14:paraId="74434339" w14:textId="77777777" w:rsidR="004B179B" w:rsidRDefault="004B179B">
      <w:r>
        <w:t xml:space="preserve">In Soar, each action in the world, such as moving an eater, should be performed by a separate operator </w:t>
      </w:r>
      <w:r>
        <w:rPr>
          <w:i/>
        </w:rPr>
        <w:t>instance</w:t>
      </w:r>
      <w:r>
        <w:t xml:space="preserve">. An operator instance is a separate operator in working memory element created by the firing of an operator proposal rule.  Thus, each action should test for the creation of a new operator object in working memory. Different instances of the same operator will have the same name, and sometimes will have the same augmentations, but a given instance will be used for only one move. Some operator instances may include many actions, but they will be selected and applied only once. </w:t>
      </w:r>
    </w:p>
    <w:p w14:paraId="5376C68F" w14:textId="77777777" w:rsidR="004B179B" w:rsidRDefault="004B179B"/>
    <w:p w14:paraId="0EAC4886" w14:textId="77777777" w:rsidR="004B179B" w:rsidRDefault="004B179B">
      <w:r>
        <w:t xml:space="preserve">Therefore, new instances of the move-north operator should be created in working memory for each new move. You should not attempt to have the move-north operator selected once, and have it move an eater </w:t>
      </w:r>
      <w:proofErr w:type="gramStart"/>
      <w:r>
        <w:t>multiple times</w:t>
      </w:r>
      <w:proofErr w:type="gramEnd"/>
      <w:r>
        <w:t xml:space="preserve">. Instead, you should design you eater so that a new instance of the move-north operator is created for each move. You can do this by having the operator proposal rule fire each time the eater is to move. How can you change propose*move-north so that it fires after each move? As the rule is currently written, it will fire only once because it only tests </w:t>
      </w:r>
      <w:r>
        <w:rPr>
          <w:rFonts w:ascii="Courier New" w:hAnsi="Courier New"/>
        </w:rPr>
        <w:t>^type state</w:t>
      </w:r>
      <w:r>
        <w:t>, which stays in working memory forever. Your rule needs to test working memory elements that change each time the eater moves – those working memory elements that correspond to the eater’s senses on the input-link. Soar is designed so that changes to the input-link are made following output, just in time to affect operator proposals.</w:t>
      </w:r>
    </w:p>
    <w:p w14:paraId="0266F7BA" w14:textId="77777777" w:rsidR="004B179B" w:rsidRDefault="007B3A13">
      <w:r>
        <w:rPr>
          <w:noProof/>
        </w:rPr>
        <mc:AlternateContent>
          <mc:Choice Requires="wps">
            <w:drawing>
              <wp:anchor distT="0" distB="0" distL="114300" distR="114300" simplePos="0" relativeHeight="251471360" behindDoc="0" locked="0" layoutInCell="0" allowOverlap="1" wp14:anchorId="64456899" wp14:editId="55CA91E5">
                <wp:simplePos x="0" y="0"/>
                <wp:positionH relativeFrom="column">
                  <wp:posOffset>3783965</wp:posOffset>
                </wp:positionH>
                <wp:positionV relativeFrom="paragraph">
                  <wp:posOffset>104140</wp:posOffset>
                </wp:positionV>
                <wp:extent cx="1089660" cy="342900"/>
                <wp:effectExtent l="0" t="0" r="2540" b="0"/>
                <wp:wrapNone/>
                <wp:docPr id="2342" name="AutoShap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9660" cy="342900"/>
                        </a:xfrm>
                        <a:prstGeom prst="roundRect">
                          <a:avLst>
                            <a:gd name="adj" fmla="val 16667"/>
                          </a:avLst>
                        </a:prstGeom>
                        <a:solidFill>
                          <a:srgbClr val="FFFFFF"/>
                        </a:solidFill>
                        <a:ln w="9525">
                          <a:solidFill>
                            <a:srgbClr val="000000"/>
                          </a:solidFill>
                          <a:round/>
                          <a:headEnd/>
                          <a:tailEnd/>
                        </a:ln>
                      </wps:spPr>
                      <wps:txbx>
                        <w:txbxContent>
                          <w:p w14:paraId="61CE0286" w14:textId="77777777" w:rsidR="004B179B" w:rsidRDefault="004B179B">
                            <w:pPr>
                              <w:jc w:val="center"/>
                            </w:pPr>
                            <w:r>
                              <w:t>Apply Operator</w:t>
                            </w:r>
                          </w:p>
                          <w:p w14:paraId="3743C9CA" w14:textId="77777777" w:rsidR="004B179B" w:rsidRDefault="004B179B">
                            <w:pPr>
                              <w:jc w:val="center"/>
                            </w:pPr>
                            <w:r>
                              <w:t>(rules)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456899" id="AutoShape 587" o:spid="_x0000_s1077" style="position:absolute;margin-left:297.95pt;margin-top:8.2pt;width:85.8pt;height:27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" o:allowincell="f">
                <v:path arrowok="t"/>
                <v:textbox inset=",0,,0">
                  <w:txbxContent>
                    <w:p w14:paraId="61CE0286" w14:textId="77777777" w:rsidR="004B179B" w:rsidRDefault="004B179B">
                      <w:pPr>
                        <w:jc w:val="center"/>
                      </w:pPr>
                      <w:r>
                        <w:t>Apply Operator</w:t>
                      </w:r>
                    </w:p>
                    <w:p w14:paraId="3743C9CA" w14:textId="77777777" w:rsidR="004B179B" w:rsidRDefault="004B179B">
                      <w:pPr>
                        <w:jc w:val="center"/>
                      </w:pPr>
                      <w:r>
                        <w:t>(rules)</w:t>
                      </w:r>
                    </w:p>
                  </w:txbxContent>
                </v:textbox>
              </v:roundrect>
            </w:pict>
          </mc:Fallback>
        </mc:AlternateContent>
      </w:r>
      <w:r>
        <w:rPr>
          <w:noProof/>
        </w:rPr>
        <mc:AlternateContent>
          <mc:Choice Requires="wps">
            <w:drawing>
              <wp:anchor distT="0" distB="0" distL="114300" distR="114300" simplePos="0" relativeHeight="251472384" behindDoc="0" locked="0" layoutInCell="0" allowOverlap="1" wp14:anchorId="574BCFA3" wp14:editId="12698B11">
                <wp:simplePos x="0" y="0"/>
                <wp:positionH relativeFrom="column">
                  <wp:posOffset>2505075</wp:posOffset>
                </wp:positionH>
                <wp:positionV relativeFrom="paragraph">
                  <wp:posOffset>104140</wp:posOffset>
                </wp:positionV>
                <wp:extent cx="975360" cy="342900"/>
                <wp:effectExtent l="0" t="0" r="2540" b="0"/>
                <wp:wrapNone/>
                <wp:docPr id="2341"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5360" cy="342900"/>
                        </a:xfrm>
                        <a:prstGeom prst="rect">
                          <a:avLst/>
                        </a:prstGeom>
                        <a:solidFill>
                          <a:srgbClr val="FFFFFF"/>
                        </a:solidFill>
                        <a:ln w="9525">
                          <a:solidFill>
                            <a:srgbClr val="000000"/>
                          </a:solidFill>
                          <a:miter lim="800000"/>
                          <a:headEnd/>
                          <a:tailEnd/>
                        </a:ln>
                      </wps:spPr>
                      <wps:txbx>
                        <w:txbxContent>
                          <w:p w14:paraId="43B8B5C1" w14:textId="77777777" w:rsidR="004B179B" w:rsidRDefault="004B179B">
                            <w:pPr>
                              <w:jc w:val="center"/>
                            </w:pPr>
                            <w:r>
                              <w:t>Select Operator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BCFA3" id="Text Box 588" o:spid="_x0000_s1078" type="#_x0000_t202" style="position:absolute;margin-left:197.25pt;margin-top:8.2pt;width:76.8pt;height:27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" o:allowincell="f">
                <v:path arrowok="t"/>
                <v:textbox inset="3.6pt,0,3.6pt,0">
                  <w:txbxContent>
                    <w:p w14:paraId="43B8B5C1" w14:textId="77777777" w:rsidR="004B179B" w:rsidRDefault="004B179B">
                      <w:pPr>
                        <w:jc w:val="center"/>
                      </w:pPr>
                      <w:r>
                        <w:t>Select Operator</w:t>
                      </w:r>
                    </w:p>
                  </w:txbxContent>
                </v:textbox>
              </v:shape>
            </w:pict>
          </mc:Fallback>
        </mc:AlternateContent>
      </w:r>
      <w:r>
        <w:rPr>
          <w:noProof/>
        </w:rPr>
        <mc:AlternateContent>
          <mc:Choice Requires="wps">
            <w:drawing>
              <wp:anchor distT="0" distB="0" distL="114300" distR="114300" simplePos="0" relativeHeight="251470336" behindDoc="0" locked="0" layoutInCell="0" allowOverlap="1" wp14:anchorId="7608BF66" wp14:editId="48A39D0C">
                <wp:simplePos x="0" y="0"/>
                <wp:positionH relativeFrom="column">
                  <wp:posOffset>994410</wp:posOffset>
                </wp:positionH>
                <wp:positionV relativeFrom="paragraph">
                  <wp:posOffset>104140</wp:posOffset>
                </wp:positionV>
                <wp:extent cx="1207770" cy="342900"/>
                <wp:effectExtent l="0" t="0" r="0" b="0"/>
                <wp:wrapNone/>
                <wp:docPr id="2340" name="Auto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7770" cy="342900"/>
                        </a:xfrm>
                        <a:prstGeom prst="roundRect">
                          <a:avLst>
                            <a:gd name="adj" fmla="val 16667"/>
                          </a:avLst>
                        </a:prstGeom>
                        <a:solidFill>
                          <a:srgbClr val="FFFFFF"/>
                        </a:solidFill>
                        <a:ln w="9525">
                          <a:solidFill>
                            <a:srgbClr val="000000"/>
                          </a:solidFill>
                          <a:round/>
                          <a:headEnd/>
                          <a:tailEnd/>
                        </a:ln>
                      </wps:spPr>
                      <wps:txbx>
                        <w:txbxContent>
                          <w:p w14:paraId="4173EE1D" w14:textId="77777777" w:rsidR="004B179B" w:rsidRDefault="004B179B">
                            <w:r>
                              <w:t>Propose Operators</w:t>
                            </w:r>
                          </w:p>
                          <w:p w14:paraId="1782AE99" w14:textId="77777777" w:rsidR="004B179B" w:rsidRDefault="004B179B">
                            <w:pPr>
                              <w:jc w:val="center"/>
                            </w:pPr>
                            <w:r>
                              <w:t>(rules)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08BF66" id="AutoShape 586" o:spid="_x0000_s1079" style="position:absolute;margin-left:78.3pt;margin-top:8.2pt;width:95.1pt;height:27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" o:allowincell="f">
                <v:path arrowok="t"/>
                <v:textbox inset="3.6pt,0,3.6pt,0">
                  <w:txbxContent>
                    <w:p w14:paraId="4173EE1D" w14:textId="77777777" w:rsidR="004B179B" w:rsidRDefault="004B179B">
                      <w:r>
                        <w:t>Propose Operators</w:t>
                      </w:r>
                    </w:p>
                    <w:p w14:paraId="1782AE99" w14:textId="77777777" w:rsidR="004B179B" w:rsidRDefault="004B179B">
                      <w:pPr>
                        <w:jc w:val="center"/>
                      </w:pPr>
                      <w:r>
                        <w:t>(rules)</w:t>
                      </w:r>
                    </w:p>
                  </w:txbxContent>
                </v:textbox>
              </v:roundrect>
            </w:pict>
          </mc:Fallback>
        </mc:AlternateContent>
      </w:r>
      <w:r>
        <w:rPr>
          <w:noProof/>
        </w:rPr>
        <mc:AlternateContent>
          <mc:Choice Requires="wps">
            <w:drawing>
              <wp:anchor distT="0" distB="0" distL="114300" distR="114300" simplePos="0" relativeHeight="251481600" behindDoc="0" locked="0" layoutInCell="0" allowOverlap="1" wp14:anchorId="47CCABE7" wp14:editId="11EB8EE5">
                <wp:simplePos x="0" y="0"/>
                <wp:positionH relativeFrom="column">
                  <wp:posOffset>232410</wp:posOffset>
                </wp:positionH>
                <wp:positionV relativeFrom="paragraph">
                  <wp:posOffset>104140</wp:posOffset>
                </wp:positionV>
                <wp:extent cx="457200" cy="342900"/>
                <wp:effectExtent l="0" t="0" r="0" b="0"/>
                <wp:wrapNone/>
                <wp:docPr id="2339"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022DF52E" w14:textId="77777777" w:rsidR="004B179B" w:rsidRDefault="004B179B">
                            <w:pPr>
                              <w:jc w:val="center"/>
                            </w:pPr>
                            <w:r>
                              <w:t>Input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CABE7" id="Text Box 597" o:spid="_x0000_s1080" type="#_x0000_t202" style="position:absolute;margin-left:18.3pt;margin-top:8.2pt;width:36pt;height:27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" o:allowincell="f">
                <v:path arrowok="t"/>
                <v:textbox inset="3.6pt,0,3.6pt,0">
                  <w:txbxContent>
                    <w:p w14:paraId="022DF52E" w14:textId="77777777" w:rsidR="004B179B" w:rsidRDefault="004B179B">
                      <w:pPr>
                        <w:jc w:val="center"/>
                      </w:pPr>
                      <w:r>
                        <w:t>Input</w:t>
                      </w:r>
                    </w:p>
                  </w:txbxContent>
                </v:textbox>
              </v:shape>
            </w:pict>
          </mc:Fallback>
        </mc:AlternateContent>
      </w:r>
      <w:r>
        <w:rPr>
          <w:noProof/>
        </w:rPr>
        <mc:AlternateContent>
          <mc:Choice Requires="wps">
            <w:drawing>
              <wp:anchor distT="0" distB="0" distL="114300" distR="114300" simplePos="0" relativeHeight="251480576" behindDoc="0" locked="0" layoutInCell="0" allowOverlap="1" wp14:anchorId="14D58FBB" wp14:editId="5FF7B6AC">
                <wp:simplePos x="0" y="0"/>
                <wp:positionH relativeFrom="column">
                  <wp:posOffset>5177790</wp:posOffset>
                </wp:positionH>
                <wp:positionV relativeFrom="paragraph">
                  <wp:posOffset>104140</wp:posOffset>
                </wp:positionV>
                <wp:extent cx="506730" cy="342900"/>
                <wp:effectExtent l="0" t="0" r="1270" b="0"/>
                <wp:wrapNone/>
                <wp:docPr id="2338"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6730" cy="342900"/>
                        </a:xfrm>
                        <a:prstGeom prst="rect">
                          <a:avLst/>
                        </a:prstGeom>
                        <a:solidFill>
                          <a:srgbClr val="FFFFFF"/>
                        </a:solidFill>
                        <a:ln w="9525">
                          <a:solidFill>
                            <a:srgbClr val="000000"/>
                          </a:solidFill>
                          <a:miter lim="800000"/>
                          <a:headEnd/>
                          <a:tailEnd/>
                        </a:ln>
                      </wps:spPr>
                      <wps:txbx>
                        <w:txbxContent>
                          <w:p w14:paraId="45E438B4" w14:textId="77777777" w:rsidR="004B179B" w:rsidRDefault="004B179B">
                            <w:pPr>
                              <w:jc w:val="center"/>
                            </w:pPr>
                            <w:r>
                              <w:t>Output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58FBB" id="Text Box 596" o:spid="_x0000_s1081" type="#_x0000_t202" style="position:absolute;margin-left:407.7pt;margin-top:8.2pt;width:39.9pt;height:27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" o:allowincell="f">
                <v:path arrowok="t"/>
                <v:textbox inset="3.6pt,0,3.6pt,0">
                  <w:txbxContent>
                    <w:p w14:paraId="45E438B4" w14:textId="77777777" w:rsidR="004B179B" w:rsidRDefault="004B179B">
                      <w:pPr>
                        <w:jc w:val="center"/>
                      </w:pPr>
                      <w:r>
                        <w:t>Output</w:t>
                      </w:r>
                    </w:p>
                  </w:txbxContent>
                </v:textbox>
              </v:shape>
            </w:pict>
          </mc:Fallback>
        </mc:AlternateContent>
      </w:r>
    </w:p>
    <w:p w14:paraId="433A5324" w14:textId="77777777" w:rsidR="004B179B" w:rsidRDefault="007B3A13">
      <w:r>
        <w:rPr>
          <w:noProof/>
        </w:rPr>
        <mc:AlternateContent>
          <mc:Choice Requires="wps">
            <w:drawing>
              <wp:anchor distT="0" distB="0" distL="114300" distR="114300" simplePos="0" relativeHeight="251474432" behindDoc="0" locked="0" layoutInCell="0" allowOverlap="1" wp14:anchorId="3D27D819" wp14:editId="3C9A1B56">
                <wp:simplePos x="0" y="0"/>
                <wp:positionH relativeFrom="column">
                  <wp:posOffset>5684520</wp:posOffset>
                </wp:positionH>
                <wp:positionV relativeFrom="paragraph">
                  <wp:posOffset>137160</wp:posOffset>
                </wp:positionV>
                <wp:extent cx="114300" cy="0"/>
                <wp:effectExtent l="0" t="0" r="0" b="0"/>
                <wp:wrapNone/>
                <wp:docPr id="2337"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A16B5" id="Line 590" o:spid="_x0000_s1026" style="position:absolute;flip:y;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6pt,10.8pt" to="456.6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" o:allowincell="f">
                <o:lock v:ext="edit" shapetype="f"/>
              </v:line>
            </w:pict>
          </mc:Fallback>
        </mc:AlternateContent>
      </w:r>
      <w:r>
        <w:rPr>
          <w:noProof/>
        </w:rPr>
        <mc:AlternateContent>
          <mc:Choice Requires="wps">
            <w:drawing>
              <wp:anchor distT="0" distB="0" distL="114300" distR="114300" simplePos="0" relativeHeight="251473408" behindDoc="0" locked="0" layoutInCell="0" allowOverlap="1" wp14:anchorId="7F178D6D" wp14:editId="459990F9">
                <wp:simplePos x="0" y="0"/>
                <wp:positionH relativeFrom="column">
                  <wp:posOffset>3484245</wp:posOffset>
                </wp:positionH>
                <wp:positionV relativeFrom="paragraph">
                  <wp:posOffset>121920</wp:posOffset>
                </wp:positionV>
                <wp:extent cx="304800" cy="7620"/>
                <wp:effectExtent l="0" t="50800" r="0" b="55880"/>
                <wp:wrapNone/>
                <wp:docPr id="2336"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800" cy="7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36084" id="Line 589"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35pt,9.6pt" to="298.35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" o:allowincell="f">
                <v:stroke endarrow="block"/>
                <o:lock v:ext="edit" shapetype="f"/>
              </v:line>
            </w:pict>
          </mc:Fallback>
        </mc:AlternateContent>
      </w:r>
      <w:r>
        <w:rPr>
          <w:noProof/>
        </w:rPr>
        <mc:AlternateContent>
          <mc:Choice Requires="wps">
            <w:drawing>
              <wp:anchor distT="0" distB="0" distL="114300" distR="114300" simplePos="0" relativeHeight="251483648" behindDoc="0" locked="0" layoutInCell="0" allowOverlap="1" wp14:anchorId="2F5B7C65" wp14:editId="63C003A9">
                <wp:simplePos x="0" y="0"/>
                <wp:positionH relativeFrom="column">
                  <wp:posOffset>695325</wp:posOffset>
                </wp:positionH>
                <wp:positionV relativeFrom="paragraph">
                  <wp:posOffset>114300</wp:posOffset>
                </wp:positionV>
                <wp:extent cx="304800" cy="0"/>
                <wp:effectExtent l="0" t="63500" r="0" b="50800"/>
                <wp:wrapNone/>
                <wp:docPr id="23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C53A1" id="Line 599"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9pt" to="78.7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" o:allowincell="f">
                <v:stroke endarrow="block"/>
                <o:lock v:ext="edit" shapetype="f"/>
              </v:line>
            </w:pict>
          </mc:Fallback>
        </mc:AlternateContent>
      </w:r>
      <w:r>
        <w:rPr>
          <w:noProof/>
        </w:rPr>
        <mc:AlternateContent>
          <mc:Choice Requires="wps">
            <w:drawing>
              <wp:anchor distT="0" distB="0" distL="114300" distR="114300" simplePos="0" relativeHeight="251475456" behindDoc="0" locked="0" layoutInCell="0" allowOverlap="1" wp14:anchorId="5859437C" wp14:editId="737EC4C2">
                <wp:simplePos x="0" y="0"/>
                <wp:positionH relativeFrom="column">
                  <wp:posOffset>5804535</wp:posOffset>
                </wp:positionH>
                <wp:positionV relativeFrom="paragraph">
                  <wp:posOffset>137160</wp:posOffset>
                </wp:positionV>
                <wp:extent cx="0" cy="233680"/>
                <wp:effectExtent l="0" t="0" r="0" b="0"/>
                <wp:wrapNone/>
                <wp:docPr id="2334"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3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641C5" id="Line 591" o:spid="_x0000_s1026" style="position:absolute;flip:x;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05pt,10.8pt" to="457.05pt,2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" o:allowincell="f">
                <o:lock v:ext="edit" shapetype="f"/>
              </v:line>
            </w:pict>
          </mc:Fallback>
        </mc:AlternateContent>
      </w:r>
      <w:r>
        <w:rPr>
          <w:noProof/>
        </w:rPr>
        <mc:AlternateContent>
          <mc:Choice Requires="wps">
            <w:drawing>
              <wp:anchor distT="0" distB="0" distL="114300" distR="114300" simplePos="0" relativeHeight="251482624" behindDoc="0" locked="0" layoutInCell="0" allowOverlap="1" wp14:anchorId="614F4913" wp14:editId="39B34ED2">
                <wp:simplePos x="0" y="0"/>
                <wp:positionH relativeFrom="column">
                  <wp:posOffset>2207895</wp:posOffset>
                </wp:positionH>
                <wp:positionV relativeFrom="paragraph">
                  <wp:posOffset>118110</wp:posOffset>
                </wp:positionV>
                <wp:extent cx="304800" cy="0"/>
                <wp:effectExtent l="0" t="63500" r="0" b="50800"/>
                <wp:wrapNone/>
                <wp:docPr id="233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24664" id="Line 598" o:spid="_x0000_s1026" style="position:absolute;flip:y;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85pt,9.3pt" to="197.85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479552" behindDoc="0" locked="0" layoutInCell="0" allowOverlap="1" wp14:anchorId="2EE39DDD" wp14:editId="6D2BFD60">
                <wp:simplePos x="0" y="0"/>
                <wp:positionH relativeFrom="column">
                  <wp:posOffset>4878705</wp:posOffset>
                </wp:positionH>
                <wp:positionV relativeFrom="paragraph">
                  <wp:posOffset>125730</wp:posOffset>
                </wp:positionV>
                <wp:extent cx="304800" cy="0"/>
                <wp:effectExtent l="0" t="63500" r="0" b="50800"/>
                <wp:wrapNone/>
                <wp:docPr id="2332"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AAAB9" id="Line 595" o:spid="_x0000_s1026" style="position:absolute;flip:y;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15pt,9.9pt" to="408.15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478528" behindDoc="0" locked="0" layoutInCell="0" allowOverlap="1" wp14:anchorId="4BA440C3" wp14:editId="77556076">
                <wp:simplePos x="0" y="0"/>
                <wp:positionH relativeFrom="column">
                  <wp:posOffset>-7620</wp:posOffset>
                </wp:positionH>
                <wp:positionV relativeFrom="paragraph">
                  <wp:posOffset>92710</wp:posOffset>
                </wp:positionV>
                <wp:extent cx="241935" cy="0"/>
                <wp:effectExtent l="0" t="63500" r="0" b="50800"/>
                <wp:wrapNone/>
                <wp:docPr id="233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19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1ECCB" id="Line 594"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3pt" to="18.4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" o:allowincell="f">
                <v:stroke endarrow="block"/>
                <o:lock v:ext="edit" shapetype="f"/>
              </v:line>
            </w:pict>
          </mc:Fallback>
        </mc:AlternateContent>
      </w:r>
      <w:r>
        <w:rPr>
          <w:noProof/>
        </w:rPr>
        <mc:AlternateContent>
          <mc:Choice Requires="wps">
            <w:drawing>
              <wp:anchor distT="0" distB="0" distL="114300" distR="114300" simplePos="0" relativeHeight="251477504" behindDoc="0" locked="0" layoutInCell="0" allowOverlap="1" wp14:anchorId="21629717" wp14:editId="5E4B095F">
                <wp:simplePos x="0" y="0"/>
                <wp:positionH relativeFrom="column">
                  <wp:posOffset>-7620</wp:posOffset>
                </wp:positionH>
                <wp:positionV relativeFrom="paragraph">
                  <wp:posOffset>92710</wp:posOffset>
                </wp:positionV>
                <wp:extent cx="0" cy="274320"/>
                <wp:effectExtent l="0" t="0" r="0" b="0"/>
                <wp:wrapNone/>
                <wp:docPr id="2330"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B2E67" id="Line 593" o:spid="_x0000_s1026" style="position:absolute;flip:y;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3pt" to="-.6pt,2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" o:allowincell="f">
                <o:lock v:ext="edit" shapetype="f"/>
              </v:line>
            </w:pict>
          </mc:Fallback>
        </mc:AlternateContent>
      </w:r>
    </w:p>
    <w:p w14:paraId="2F946B3E" w14:textId="77777777" w:rsidR="004B179B" w:rsidRDefault="004B179B">
      <w:pPr>
        <w:pStyle w:val="Header"/>
        <w:tabs>
          <w:tab w:val="clear" w:pos="4320"/>
          <w:tab w:val="clear" w:pos="8640"/>
        </w:tabs>
      </w:pPr>
    </w:p>
    <w:p w14:paraId="6BE2E7DD" w14:textId="77777777" w:rsidR="004B179B" w:rsidRDefault="007B3A13">
      <w:r>
        <w:rPr>
          <w:noProof/>
        </w:rPr>
        <mc:AlternateContent>
          <mc:Choice Requires="wps">
            <w:drawing>
              <wp:anchor distT="0" distB="0" distL="114300" distR="114300" simplePos="0" relativeHeight="251476480" behindDoc="0" locked="0" layoutInCell="0" allowOverlap="1" wp14:anchorId="7FB36E4E" wp14:editId="219B9CA6">
                <wp:simplePos x="0" y="0"/>
                <wp:positionH relativeFrom="column">
                  <wp:posOffset>-7620</wp:posOffset>
                </wp:positionH>
                <wp:positionV relativeFrom="paragraph">
                  <wp:posOffset>74930</wp:posOffset>
                </wp:positionV>
                <wp:extent cx="5810250" cy="3810"/>
                <wp:effectExtent l="0" t="0" r="0" b="8890"/>
                <wp:wrapNone/>
                <wp:docPr id="2329"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81025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B947E" id="Line 592" o:spid="_x0000_s1026" style="position:absolute;flip:x;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5.9pt" to="456.9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" o:allowincell="f">
                <o:lock v:ext="edit" shapetype="f"/>
              </v:line>
            </w:pict>
          </mc:Fallback>
        </mc:AlternateContent>
      </w:r>
    </w:p>
    <w:p w14:paraId="7AE5E7EB" w14:textId="77777777" w:rsidR="004B179B" w:rsidRDefault="004B179B">
      <w:r>
        <w:t xml:space="preserve">The information that comes in on the input-link consists of objects with attributes and values. </w:t>
      </w:r>
    </w:p>
    <w:p w14:paraId="60FF0C18" w14:textId="77777777" w:rsidR="004B179B" w:rsidRDefault="004B179B">
      <w:pPr>
        <w:ind w:left="720"/>
        <w:rPr>
          <w:rFonts w:ascii="Courier New" w:hAnsi="Courier New"/>
        </w:rPr>
      </w:pPr>
      <w:r>
        <w:rPr>
          <w:rFonts w:ascii="Courier New" w:hAnsi="Courier New"/>
        </w:rPr>
        <w:t>(I2 ^eater I4 ^my-location I5)</w:t>
      </w:r>
    </w:p>
    <w:p w14:paraId="337FD9F3" w14:textId="77777777" w:rsidR="004B179B" w:rsidRDefault="004B179B">
      <w:pPr>
        <w:ind w:left="720"/>
      </w:pPr>
      <w:r>
        <w:rPr>
          <w:rFonts w:ascii="Courier New" w:hAnsi="Courier New"/>
        </w:rPr>
        <w:t>(I4 ^direction south ^name red ^score 25 ^x 1 ^y 10)</w:t>
      </w:r>
    </w:p>
    <w:p w14:paraId="4AD901F7" w14:textId="77777777" w:rsidR="004B179B" w:rsidRDefault="007B3A13">
      <w:r>
        <w:rPr>
          <w:noProof/>
        </w:rPr>
        <mc:AlternateContent>
          <mc:Choice Requires="wps">
            <w:drawing>
              <wp:anchor distT="0" distB="0" distL="114300" distR="114300" simplePos="0" relativeHeight="251458048" behindDoc="0" locked="0" layoutInCell="0" allowOverlap="1" wp14:anchorId="69D55EF3" wp14:editId="39A87787">
                <wp:simplePos x="0" y="0"/>
                <wp:positionH relativeFrom="column">
                  <wp:posOffset>1569720</wp:posOffset>
                </wp:positionH>
                <wp:positionV relativeFrom="paragraph">
                  <wp:posOffset>138430</wp:posOffset>
                </wp:positionV>
                <wp:extent cx="468630" cy="158115"/>
                <wp:effectExtent l="0" t="0" r="0" b="0"/>
                <wp:wrapNone/>
                <wp:docPr id="2328"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86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03EBE" w14:textId="77777777" w:rsidR="004B179B" w:rsidRDefault="004B179B">
                            <w:pPr>
                              <w:rPr>
                                <w:sz w:val="16"/>
                              </w:rPr>
                            </w:pPr>
                            <w:r>
                              <w:rPr>
                                <w:sz w:val="16"/>
                              </w:rPr>
                              <w:t>^direction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55EF3" id="Text Box 527" o:spid="_x0000_s1082" type="#_x0000_t202" style="position:absolute;margin-left:123.6pt;margin-top:10.9pt;width:36.9pt;height:12.45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" o:allowincell="f" filled="f" stroked="f">
                <v:path arrowok="t"/>
                <v:textbox inset="0,0,0,0">
                  <w:txbxContent>
                    <w:p w14:paraId="05703EBE" w14:textId="77777777" w:rsidR="004B179B" w:rsidRDefault="004B179B">
                      <w:pPr>
                        <w:rPr>
                          <w:sz w:val="16"/>
                        </w:rPr>
                      </w:pPr>
                      <w:r>
                        <w:rPr>
                          <w:sz w:val="16"/>
                        </w:rPr>
                        <w:t>^direction</w:t>
                      </w:r>
                    </w:p>
                  </w:txbxContent>
                </v:textbox>
              </v:shape>
            </w:pict>
          </mc:Fallback>
        </mc:AlternateContent>
      </w:r>
      <w:r>
        <w:rPr>
          <w:noProof/>
        </w:rPr>
        <mc:AlternateContent>
          <mc:Choice Requires="wps">
            <w:drawing>
              <wp:anchor distT="0" distB="0" distL="114300" distR="114300" simplePos="0" relativeHeight="251449856" behindDoc="0" locked="0" layoutInCell="0" allowOverlap="1" wp14:anchorId="0EFE5B6D" wp14:editId="4F060EDB">
                <wp:simplePos x="0" y="0"/>
                <wp:positionH relativeFrom="column">
                  <wp:posOffset>2129790</wp:posOffset>
                </wp:positionH>
                <wp:positionV relativeFrom="paragraph">
                  <wp:posOffset>48260</wp:posOffset>
                </wp:positionV>
                <wp:extent cx="293370" cy="180975"/>
                <wp:effectExtent l="0" t="0" r="0" b="0"/>
                <wp:wrapNone/>
                <wp:docPr id="2327"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A5844" w14:textId="77777777" w:rsidR="004B179B" w:rsidRDefault="004B179B">
                            <w:pPr>
                              <w:rPr>
                                <w:b/>
                                <w:sz w:val="16"/>
                              </w:rPr>
                            </w:pPr>
                            <w:r>
                              <w:rPr>
                                <w:b/>
                                <w:sz w:val="16"/>
                              </w:rPr>
                              <w:t>south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E5B6D" id="Text Box 519" o:spid="_x0000_s1083" type="#_x0000_t202" style="position:absolute;margin-left:167.7pt;margin-top:3.8pt;width:23.1pt;height:14.25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" o:allowincell="f" stroked="f">
                <v:path arrowok="t"/>
                <v:textbox inset="0,0,0,0">
                  <w:txbxContent>
                    <w:p w14:paraId="794A5844" w14:textId="77777777" w:rsidR="004B179B" w:rsidRDefault="004B179B">
                      <w:pPr>
                        <w:rPr>
                          <w:b/>
                          <w:sz w:val="16"/>
                        </w:rPr>
                      </w:pPr>
                      <w:r>
                        <w:rPr>
                          <w:b/>
                          <w:sz w:val="16"/>
                        </w:rPr>
                        <w:t>south</w:t>
                      </w:r>
                    </w:p>
                  </w:txbxContent>
                </v:textbox>
              </v:shape>
            </w:pict>
          </mc:Fallback>
        </mc:AlternateContent>
      </w:r>
    </w:p>
    <w:p w14:paraId="022D2D89" w14:textId="77777777" w:rsidR="004B179B" w:rsidRDefault="007B3A13">
      <w:r>
        <w:rPr>
          <w:noProof/>
        </w:rPr>
        <mc:AlternateContent>
          <mc:Choice Requires="wps">
            <w:drawing>
              <wp:anchor distT="0" distB="0" distL="114300" distR="114300" simplePos="0" relativeHeight="251462144" behindDoc="0" locked="0" layoutInCell="0" allowOverlap="1" wp14:anchorId="3674D27B" wp14:editId="3ABB9A3E">
                <wp:simplePos x="0" y="0"/>
                <wp:positionH relativeFrom="column">
                  <wp:posOffset>1676400</wp:posOffset>
                </wp:positionH>
                <wp:positionV relativeFrom="paragraph">
                  <wp:posOffset>130175</wp:posOffset>
                </wp:positionV>
                <wp:extent cx="345440" cy="149860"/>
                <wp:effectExtent l="0" t="0" r="0" b="0"/>
                <wp:wrapNone/>
                <wp:docPr id="2326"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544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59200" w14:textId="77777777" w:rsidR="004B179B" w:rsidRDefault="004B179B">
                            <w:pPr>
                              <w:rPr>
                                <w:sz w:val="16"/>
                              </w:rPr>
                            </w:pPr>
                            <w:r>
                              <w:rPr>
                                <w:sz w:val="16"/>
                              </w:rPr>
                              <w:t>^name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4D27B" id="Text Box 531" o:spid="_x0000_s1084" type="#_x0000_t202" style="position:absolute;margin-left:132pt;margin-top:10.25pt;width:27.2pt;height:11.8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" o:allowincell="f" filled="f" stroked="f">
                <v:path arrowok="t"/>
                <v:textbox inset="0,0,0,0">
                  <w:txbxContent>
                    <w:p w14:paraId="28559200" w14:textId="77777777" w:rsidR="004B179B" w:rsidRDefault="004B179B">
                      <w:pPr>
                        <w:rPr>
                          <w:sz w:val="16"/>
                        </w:rPr>
                      </w:pPr>
                      <w:r>
                        <w:rPr>
                          <w:sz w:val="16"/>
                        </w:rPr>
                        <w:t>^name</w:t>
                      </w:r>
                    </w:p>
                  </w:txbxContent>
                </v:textbox>
              </v:shape>
            </w:pict>
          </mc:Fallback>
        </mc:AlternateContent>
      </w:r>
      <w:r>
        <w:rPr>
          <w:noProof/>
        </w:rPr>
        <mc:AlternateContent>
          <mc:Choice Requires="wps">
            <w:drawing>
              <wp:anchor distT="0" distB="0" distL="114300" distR="114300" simplePos="0" relativeHeight="251452928" behindDoc="0" locked="0" layoutInCell="0" allowOverlap="1" wp14:anchorId="4A190308" wp14:editId="3C9620D3">
                <wp:simplePos x="0" y="0"/>
                <wp:positionH relativeFrom="column">
                  <wp:posOffset>1600200</wp:posOffset>
                </wp:positionH>
                <wp:positionV relativeFrom="paragraph">
                  <wp:posOffset>3175</wp:posOffset>
                </wp:positionV>
                <wp:extent cx="510540" cy="274320"/>
                <wp:effectExtent l="0" t="25400" r="22860" b="5080"/>
                <wp:wrapNone/>
                <wp:docPr id="2325"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105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9430F" id="Line 522" o:spid="_x0000_s1026" style="position:absolute;flip:y;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5pt" to="166.2pt,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" o:allowincell="f">
                <v:stroke endarrow="block"/>
                <o:lock v:ext="edit" shapetype="f"/>
              </v:line>
            </w:pict>
          </mc:Fallback>
        </mc:AlternateContent>
      </w:r>
      <w:r>
        <w:rPr>
          <w:noProof/>
        </w:rPr>
        <mc:AlternateContent>
          <mc:Choice Requires="wps">
            <w:drawing>
              <wp:anchor distT="0" distB="0" distL="114300" distR="114300" simplePos="0" relativeHeight="251447808" behindDoc="0" locked="0" layoutInCell="0" allowOverlap="1" wp14:anchorId="66760D1A" wp14:editId="59E17F1A">
                <wp:simplePos x="0" y="0"/>
                <wp:positionH relativeFrom="column">
                  <wp:posOffset>2129790</wp:posOffset>
                </wp:positionH>
                <wp:positionV relativeFrom="paragraph">
                  <wp:posOffset>85090</wp:posOffset>
                </wp:positionV>
                <wp:extent cx="293370" cy="180975"/>
                <wp:effectExtent l="0" t="0" r="0" b="0"/>
                <wp:wrapNone/>
                <wp:docPr id="232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3B8B5" w14:textId="77777777" w:rsidR="004B179B" w:rsidRDefault="004B179B">
                            <w:pPr>
                              <w:rPr>
                                <w:b/>
                                <w:sz w:val="16"/>
                              </w:rPr>
                            </w:pPr>
                            <w:r>
                              <w:rPr>
                                <w:b/>
                                <w:sz w:val="16"/>
                              </w:rPr>
                              <w:t>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60D1A" id="Text Box 517" o:spid="_x0000_s1085" type="#_x0000_t202" style="position:absolute;margin-left:167.7pt;margin-top:6.7pt;width:23.1pt;height:14.25p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" o:allowincell="f" stroked="f">
                <v:path arrowok="t"/>
                <v:textbox inset="0,0,0,0">
                  <w:txbxContent>
                    <w:p w14:paraId="1AF3B8B5" w14:textId="77777777" w:rsidR="004B179B" w:rsidRDefault="004B179B">
                      <w:pPr>
                        <w:rPr>
                          <w:b/>
                          <w:sz w:val="16"/>
                        </w:rPr>
                      </w:pPr>
                      <w:r>
                        <w:rPr>
                          <w:b/>
                          <w:sz w:val="16"/>
                        </w:rPr>
                        <w:t>red</w:t>
                      </w:r>
                    </w:p>
                  </w:txbxContent>
                </v:textbox>
              </v:shape>
            </w:pict>
          </mc:Fallback>
        </mc:AlternateContent>
      </w:r>
    </w:p>
    <w:p w14:paraId="1A389B37" w14:textId="77777777" w:rsidR="004B179B" w:rsidRDefault="007B3A13">
      <w:r>
        <w:rPr>
          <w:noProof/>
        </w:rPr>
        <mc:AlternateContent>
          <mc:Choice Requires="wps">
            <w:drawing>
              <wp:anchor distT="0" distB="0" distL="114300" distR="114300" simplePos="0" relativeHeight="251461120" behindDoc="0" locked="0" layoutInCell="0" allowOverlap="1" wp14:anchorId="3AD5EE6C" wp14:editId="3C28873E">
                <wp:simplePos x="0" y="0"/>
                <wp:positionH relativeFrom="column">
                  <wp:posOffset>1699260</wp:posOffset>
                </wp:positionH>
                <wp:positionV relativeFrom="paragraph">
                  <wp:posOffset>114300</wp:posOffset>
                </wp:positionV>
                <wp:extent cx="331470" cy="127635"/>
                <wp:effectExtent l="0" t="0" r="0" b="0"/>
                <wp:wrapNone/>
                <wp:docPr id="2323"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99129" w14:textId="77777777" w:rsidR="004B179B" w:rsidRDefault="004B179B">
                            <w:pPr>
                              <w:rPr>
                                <w:sz w:val="16"/>
                              </w:rPr>
                            </w:pPr>
                            <w:r>
                              <w:rPr>
                                <w:sz w:val="16"/>
                              </w:rPr>
                              <w:t>^score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5EE6C" id="Text Box 530" o:spid="_x0000_s1086" type="#_x0000_t202" style="position:absolute;margin-left:133.8pt;margin-top:9pt;width:26.1pt;height:10.0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" o:allowincell="f" filled="f" stroked="f">
                <v:path arrowok="t"/>
                <v:textbox inset="0,0,0,0">
                  <w:txbxContent>
                    <w:p w14:paraId="41499129" w14:textId="77777777" w:rsidR="004B179B" w:rsidRDefault="004B179B">
                      <w:pPr>
                        <w:rPr>
                          <w:sz w:val="16"/>
                        </w:rPr>
                      </w:pPr>
                      <w:r>
                        <w:rPr>
                          <w:sz w:val="16"/>
                        </w:rPr>
                        <w:t>^score</w:t>
                      </w:r>
                    </w:p>
                  </w:txbxContent>
                </v:textbox>
              </v:shape>
            </w:pict>
          </mc:Fallback>
        </mc:AlternateContent>
      </w:r>
      <w:r>
        <w:rPr>
          <w:noProof/>
        </w:rPr>
        <mc:AlternateContent>
          <mc:Choice Requires="wps">
            <w:drawing>
              <wp:anchor distT="0" distB="0" distL="114300" distR="114300" simplePos="0" relativeHeight="251453952" behindDoc="0" locked="0" layoutInCell="0" allowOverlap="1" wp14:anchorId="79D91F79" wp14:editId="19996FE0">
                <wp:simplePos x="0" y="0"/>
                <wp:positionH relativeFrom="column">
                  <wp:posOffset>1607820</wp:posOffset>
                </wp:positionH>
                <wp:positionV relativeFrom="paragraph">
                  <wp:posOffset>1905</wp:posOffset>
                </wp:positionV>
                <wp:extent cx="502920" cy="167640"/>
                <wp:effectExtent l="0" t="38100" r="0" b="10160"/>
                <wp:wrapNone/>
                <wp:docPr id="232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02920" cy="167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6B704" id="Line 523" o:spid="_x0000_s1026" style="position:absolute;flip:y;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pt,.15pt" to="166.2pt,1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" o:allowincell="f">
                <v:stroke endarrow="block"/>
                <o:lock v:ext="edit" shapetype="f"/>
              </v:line>
            </w:pict>
          </mc:Fallback>
        </mc:AlternateContent>
      </w:r>
      <w:r>
        <w:rPr>
          <w:noProof/>
        </w:rPr>
        <mc:AlternateContent>
          <mc:Choice Requires="wps">
            <w:drawing>
              <wp:anchor distT="0" distB="0" distL="114300" distR="114300" simplePos="0" relativeHeight="251448832" behindDoc="0" locked="0" layoutInCell="0" allowOverlap="1" wp14:anchorId="2E65B513" wp14:editId="0EE0656F">
                <wp:simplePos x="0" y="0"/>
                <wp:positionH relativeFrom="column">
                  <wp:posOffset>2129790</wp:posOffset>
                </wp:positionH>
                <wp:positionV relativeFrom="paragraph">
                  <wp:posOffset>121920</wp:posOffset>
                </wp:positionV>
                <wp:extent cx="293370" cy="180975"/>
                <wp:effectExtent l="0" t="0" r="0" b="0"/>
                <wp:wrapNone/>
                <wp:docPr id="2321"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EBD90" w14:textId="77777777" w:rsidR="004B179B" w:rsidRDefault="004B179B">
                            <w:pPr>
                              <w:rPr>
                                <w:b/>
                                <w:sz w:val="16"/>
                              </w:rPr>
                            </w:pPr>
                            <w:r>
                              <w:rPr>
                                <w:b/>
                                <w:sz w:val="16"/>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5B513" id="Text Box 518" o:spid="_x0000_s1087" type="#_x0000_t202" style="position:absolute;margin-left:167.7pt;margin-top:9.6pt;width:23.1pt;height:14.25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" o:allowincell="f" stroked="f">
                <v:path arrowok="t"/>
                <v:textbox inset="0,0,0,0">
                  <w:txbxContent>
                    <w:p w14:paraId="01BEBD90" w14:textId="77777777" w:rsidR="004B179B" w:rsidRDefault="004B179B">
                      <w:pPr>
                        <w:rPr>
                          <w:b/>
                          <w:sz w:val="16"/>
                        </w:rPr>
                      </w:pPr>
                      <w:r>
                        <w:rPr>
                          <w:b/>
                          <w:sz w:val="16"/>
                        </w:rPr>
                        <w:t>25</w:t>
                      </w:r>
                    </w:p>
                  </w:txbxContent>
                </v:textbox>
              </v:shape>
            </w:pict>
          </mc:Fallback>
        </mc:AlternateContent>
      </w:r>
      <w:r>
        <w:rPr>
          <w:noProof/>
        </w:rPr>
        <mc:AlternateContent>
          <mc:Choice Requires="wps">
            <w:drawing>
              <wp:anchor distT="0" distB="0" distL="114300" distR="114300" simplePos="0" relativeHeight="251444736" behindDoc="0" locked="0" layoutInCell="0" allowOverlap="1" wp14:anchorId="51A00A65" wp14:editId="03BBB1F1">
                <wp:simplePos x="0" y="0"/>
                <wp:positionH relativeFrom="column">
                  <wp:posOffset>1463040</wp:posOffset>
                </wp:positionH>
                <wp:positionV relativeFrom="paragraph">
                  <wp:posOffset>116840</wp:posOffset>
                </wp:positionV>
                <wp:extent cx="154305" cy="150495"/>
                <wp:effectExtent l="0" t="0" r="0" b="1905"/>
                <wp:wrapNone/>
                <wp:docPr id="2320" name="Oval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 cy="150495"/>
                        </a:xfrm>
                        <a:prstGeom prst="ellipse">
                          <a:avLst/>
                        </a:prstGeom>
                        <a:solidFill>
                          <a:srgbClr val="FFFFFF"/>
                        </a:solidFill>
                        <a:ln w="9525">
                          <a:solidFill>
                            <a:srgbClr val="000000"/>
                          </a:solidFill>
                          <a:round/>
                          <a:headEnd/>
                          <a:tailEnd/>
                        </a:ln>
                      </wps:spPr>
                      <wps:txbx>
                        <w:txbxContent>
                          <w:p w14:paraId="40CA832D" w14:textId="77777777" w:rsidR="004B179B" w:rsidRDefault="004B179B">
                            <w:pPr>
                              <w:jc w:val="center"/>
                              <w:rPr>
                                <w:sz w:val="16"/>
                              </w:rPr>
                            </w:pPr>
                            <w:r>
                              <w:rPr>
                                <w:sz w:val="16"/>
                              </w:rPr>
                              <w:t>I4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00A65" id="Oval 514" o:spid="_x0000_s1088" style="position:absolute;margin-left:115.2pt;margin-top:9.2pt;width:12.15pt;height:11.85pt;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" o:allowincell="f">
                <v:path arrowok="t"/>
                <v:textbox inset="0,0,0,0">
                  <w:txbxContent>
                    <w:p w14:paraId="40CA832D" w14:textId="77777777" w:rsidR="004B179B" w:rsidRDefault="004B179B">
                      <w:pPr>
                        <w:jc w:val="center"/>
                        <w:rPr>
                          <w:sz w:val="16"/>
                        </w:rPr>
                      </w:pPr>
                      <w:r>
                        <w:rPr>
                          <w:sz w:val="16"/>
                        </w:rPr>
                        <w:t>I4</w:t>
                      </w:r>
                    </w:p>
                  </w:txbxContent>
                </v:textbox>
              </v:oval>
            </w:pict>
          </mc:Fallback>
        </mc:AlternateContent>
      </w:r>
    </w:p>
    <w:p w14:paraId="08A75A8A" w14:textId="77777777" w:rsidR="004B179B" w:rsidRDefault="007B3A13">
      <w:r>
        <w:rPr>
          <w:noProof/>
        </w:rPr>
        <mc:AlternateContent>
          <mc:Choice Requires="wps">
            <w:drawing>
              <wp:anchor distT="0" distB="0" distL="114300" distR="114300" simplePos="0" relativeHeight="251460096" behindDoc="0" locked="0" layoutInCell="0" allowOverlap="1" wp14:anchorId="52A61795" wp14:editId="48E38F56">
                <wp:simplePos x="0" y="0"/>
                <wp:positionH relativeFrom="column">
                  <wp:posOffset>1794510</wp:posOffset>
                </wp:positionH>
                <wp:positionV relativeFrom="paragraph">
                  <wp:posOffset>74930</wp:posOffset>
                </wp:positionV>
                <wp:extent cx="140335" cy="142875"/>
                <wp:effectExtent l="0" t="0" r="0" b="0"/>
                <wp:wrapNone/>
                <wp:docPr id="2319"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33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39DEC" w14:textId="77777777" w:rsidR="004B179B" w:rsidRDefault="004B179B">
                            <w:pPr>
                              <w:rPr>
                                <w:sz w:val="16"/>
                              </w:rPr>
                            </w:pPr>
                            <w:r>
                              <w:rPr>
                                <w:sz w:val="1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61795" id="Text Box 529" o:spid="_x0000_s1089" type="#_x0000_t202" style="position:absolute;margin-left:141.3pt;margin-top:5.9pt;width:11.05pt;height:11.25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" o:allowincell="f" filled="f" stroked="f">
                <v:path arrowok="t"/>
                <v:textbox inset="0,0,0,0">
                  <w:txbxContent>
                    <w:p w14:paraId="7A939DEC" w14:textId="77777777" w:rsidR="004B179B" w:rsidRDefault="004B179B">
                      <w:pPr>
                        <w:rPr>
                          <w:sz w:val="16"/>
                        </w:rPr>
                      </w:pPr>
                      <w:r>
                        <w:rPr>
                          <w:sz w:val="16"/>
                        </w:rPr>
                        <w:t>^x</w:t>
                      </w:r>
                    </w:p>
                  </w:txbxContent>
                </v:textbox>
              </v:shape>
            </w:pict>
          </mc:Fallback>
        </mc:AlternateContent>
      </w:r>
      <w:r>
        <w:rPr>
          <w:noProof/>
        </w:rPr>
        <mc:AlternateContent>
          <mc:Choice Requires="wps">
            <w:drawing>
              <wp:anchor distT="0" distB="0" distL="114300" distR="114300" simplePos="0" relativeHeight="251454976" behindDoc="0" locked="0" layoutInCell="0" allowOverlap="1" wp14:anchorId="5CFEB8C5" wp14:editId="3303584D">
                <wp:simplePos x="0" y="0"/>
                <wp:positionH relativeFrom="column">
                  <wp:posOffset>1615440</wp:posOffset>
                </wp:positionH>
                <wp:positionV relativeFrom="paragraph">
                  <wp:posOffset>53975</wp:posOffset>
                </wp:positionV>
                <wp:extent cx="480060" cy="0"/>
                <wp:effectExtent l="0" t="63500" r="0" b="63500"/>
                <wp:wrapNone/>
                <wp:docPr id="2318"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0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AA21A" id="Line 524"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pt,4.25pt" to="165pt,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" o:allowincell="f">
                <v:stroke endarrow="block"/>
                <o:lock v:ext="edit" shapetype="f"/>
              </v:line>
            </w:pict>
          </mc:Fallback>
        </mc:AlternateContent>
      </w:r>
      <w:r>
        <w:rPr>
          <w:noProof/>
        </w:rPr>
        <mc:AlternateContent>
          <mc:Choice Requires="wps">
            <w:drawing>
              <wp:anchor distT="0" distB="0" distL="114300" distR="114300" simplePos="0" relativeHeight="251457024" behindDoc="0" locked="0" layoutInCell="0" allowOverlap="1" wp14:anchorId="225F49AE" wp14:editId="3C9A6B88">
                <wp:simplePos x="0" y="0"/>
                <wp:positionH relativeFrom="column">
                  <wp:posOffset>1615440</wp:posOffset>
                </wp:positionH>
                <wp:positionV relativeFrom="paragraph">
                  <wp:posOffset>76835</wp:posOffset>
                </wp:positionV>
                <wp:extent cx="495300" cy="129540"/>
                <wp:effectExtent l="0" t="0" r="38100" b="35560"/>
                <wp:wrapNone/>
                <wp:docPr id="2317"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5300" cy="129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5DE60" id="Line 526"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pt,6.05pt" to="166.2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" o:allowincell="f">
                <v:stroke endarrow="block"/>
                <o:lock v:ext="edit" shapetype="f"/>
              </v:line>
            </w:pict>
          </mc:Fallback>
        </mc:AlternateContent>
      </w:r>
      <w:r>
        <w:rPr>
          <w:noProof/>
        </w:rPr>
        <mc:AlternateContent>
          <mc:Choice Requires="wps">
            <w:drawing>
              <wp:anchor distT="0" distB="0" distL="114300" distR="114300" simplePos="0" relativeHeight="251456000" behindDoc="0" locked="0" layoutInCell="0" allowOverlap="1" wp14:anchorId="0B1C19A6" wp14:editId="5010B598">
                <wp:simplePos x="0" y="0"/>
                <wp:positionH relativeFrom="column">
                  <wp:posOffset>1600200</wp:posOffset>
                </wp:positionH>
                <wp:positionV relativeFrom="paragraph">
                  <wp:posOffset>99695</wp:posOffset>
                </wp:positionV>
                <wp:extent cx="518160" cy="281940"/>
                <wp:effectExtent l="0" t="0" r="40640" b="22860"/>
                <wp:wrapNone/>
                <wp:docPr id="2316"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8160" cy="2819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80D0F" id="Line 525"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5pt" to="166.8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" o:allowincell="f">
                <v:stroke endarrow="block"/>
                <o:lock v:ext="edit" shapetype="f"/>
              </v:line>
            </w:pict>
          </mc:Fallback>
        </mc:AlternateContent>
      </w:r>
      <w:r>
        <w:rPr>
          <w:noProof/>
        </w:rPr>
        <mc:AlternateContent>
          <mc:Choice Requires="wps">
            <w:drawing>
              <wp:anchor distT="0" distB="0" distL="114300" distR="114300" simplePos="0" relativeHeight="251445760" behindDoc="0" locked="0" layoutInCell="0" allowOverlap="1" wp14:anchorId="2C135C37" wp14:editId="7DC57534">
                <wp:simplePos x="0" y="0"/>
                <wp:positionH relativeFrom="column">
                  <wp:posOffset>691515</wp:posOffset>
                </wp:positionH>
                <wp:positionV relativeFrom="paragraph">
                  <wp:posOffset>79375</wp:posOffset>
                </wp:positionV>
                <wp:extent cx="777240" cy="396240"/>
                <wp:effectExtent l="0" t="25400" r="22860" b="10160"/>
                <wp:wrapNone/>
                <wp:docPr id="2315"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7724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E61AB" id="Line 515" o:spid="_x0000_s1026" style="position:absolute;flip:y;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45pt,6.25pt" to="115.65pt,3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" o:allowincell="f">
                <v:stroke endarrow="block"/>
                <o:lock v:ext="edit" shapetype="f"/>
              </v:line>
            </w:pict>
          </mc:Fallback>
        </mc:AlternateContent>
      </w:r>
    </w:p>
    <w:p w14:paraId="1749042D" w14:textId="77777777" w:rsidR="004B179B" w:rsidRDefault="007B3A13">
      <w:r>
        <w:rPr>
          <w:noProof/>
        </w:rPr>
        <mc:AlternateContent>
          <mc:Choice Requires="wps">
            <w:drawing>
              <wp:anchor distT="0" distB="0" distL="114300" distR="114300" simplePos="0" relativeHeight="251459072" behindDoc="0" locked="0" layoutInCell="0" allowOverlap="1" wp14:anchorId="1B2E5A2F" wp14:editId="5C466E27">
                <wp:simplePos x="0" y="0"/>
                <wp:positionH relativeFrom="column">
                  <wp:posOffset>1800860</wp:posOffset>
                </wp:positionH>
                <wp:positionV relativeFrom="paragraph">
                  <wp:posOffset>51435</wp:posOffset>
                </wp:positionV>
                <wp:extent cx="168275" cy="149860"/>
                <wp:effectExtent l="0" t="0" r="0" b="0"/>
                <wp:wrapNone/>
                <wp:docPr id="2314"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27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D3D75" w14:textId="77777777" w:rsidR="004B179B" w:rsidRDefault="004B179B">
                            <w:pPr>
                              <w:rPr>
                                <w:sz w:val="16"/>
                              </w:rPr>
                            </w:pPr>
                            <w:r>
                              <w:rPr>
                                <w:sz w:val="16"/>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E5A2F" id="Text Box 528" o:spid="_x0000_s1090" type="#_x0000_t202" style="position:absolute;margin-left:141.8pt;margin-top:4.05pt;width:13.25pt;height:11.8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" o:allowincell="f" filled="f" stroked="f">
                <v:path arrowok="t"/>
                <v:textbox inset="0,0,0,0">
                  <w:txbxContent>
                    <w:p w14:paraId="04CD3D75" w14:textId="77777777" w:rsidR="004B179B" w:rsidRDefault="004B179B">
                      <w:pPr>
                        <w:rPr>
                          <w:sz w:val="16"/>
                        </w:rPr>
                      </w:pPr>
                      <w:r>
                        <w:rPr>
                          <w:sz w:val="16"/>
                        </w:rPr>
                        <w:t>^y</w:t>
                      </w:r>
                    </w:p>
                  </w:txbxContent>
                </v:textbox>
              </v:shape>
            </w:pict>
          </mc:Fallback>
        </mc:AlternateContent>
      </w:r>
      <w:r>
        <w:rPr>
          <w:noProof/>
        </w:rPr>
        <mc:AlternateContent>
          <mc:Choice Requires="wps">
            <w:drawing>
              <wp:anchor distT="0" distB="0" distL="114300" distR="114300" simplePos="0" relativeHeight="251446784" behindDoc="0" locked="0" layoutInCell="0" allowOverlap="1" wp14:anchorId="14FCA709" wp14:editId="3BA0C815">
                <wp:simplePos x="0" y="0"/>
                <wp:positionH relativeFrom="column">
                  <wp:posOffset>788670</wp:posOffset>
                </wp:positionH>
                <wp:positionV relativeFrom="paragraph">
                  <wp:posOffset>-2540</wp:posOffset>
                </wp:positionV>
                <wp:extent cx="323850" cy="152400"/>
                <wp:effectExtent l="0" t="0" r="0" b="0"/>
                <wp:wrapNone/>
                <wp:docPr id="231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8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CC3F2" w14:textId="77777777" w:rsidR="004B179B" w:rsidRDefault="004B179B">
                            <w:pPr>
                              <w:rPr>
                                <w:sz w:val="16"/>
                              </w:rPr>
                            </w:pPr>
                            <w:r>
                              <w:rPr>
                                <w:sz w:val="16"/>
                              </w:rPr>
                              <w:t>^eater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CA709" id="Text Box 516" o:spid="_x0000_s1091" type="#_x0000_t202" style="position:absolute;margin-left:62.1pt;margin-top:-.2pt;width:25.5pt;height:12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" o:allowincell="f" filled="f" stroked="f">
                <v:path arrowok="t"/>
                <v:textbox inset="0,0,0,0">
                  <w:txbxContent>
                    <w:p w14:paraId="42CCC3F2" w14:textId="77777777" w:rsidR="004B179B" w:rsidRDefault="004B179B">
                      <w:pPr>
                        <w:rPr>
                          <w:sz w:val="16"/>
                        </w:rPr>
                      </w:pPr>
                      <w:r>
                        <w:rPr>
                          <w:sz w:val="16"/>
                        </w:rPr>
                        <w:t>^eater</w:t>
                      </w:r>
                    </w:p>
                  </w:txbxContent>
                </v:textbox>
              </v:shape>
            </w:pict>
          </mc:Fallback>
        </mc:AlternateContent>
      </w:r>
      <w:r>
        <w:rPr>
          <w:noProof/>
        </w:rPr>
        <mc:AlternateContent>
          <mc:Choice Requires="wps">
            <w:drawing>
              <wp:anchor distT="0" distB="0" distL="114300" distR="114300" simplePos="0" relativeHeight="251451904" behindDoc="0" locked="0" layoutInCell="0" allowOverlap="1" wp14:anchorId="22288FDE" wp14:editId="09240102">
                <wp:simplePos x="0" y="0"/>
                <wp:positionH relativeFrom="column">
                  <wp:posOffset>2129790</wp:posOffset>
                </wp:positionH>
                <wp:positionV relativeFrom="paragraph">
                  <wp:posOffset>12700</wp:posOffset>
                </wp:positionV>
                <wp:extent cx="293370" cy="180975"/>
                <wp:effectExtent l="0" t="0" r="0" b="0"/>
                <wp:wrapNone/>
                <wp:docPr id="231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A2CF6" w14:textId="77777777" w:rsidR="004B179B" w:rsidRDefault="004B179B">
                            <w:pPr>
                              <w:rPr>
                                <w:b/>
                                <w:sz w:val="16"/>
                              </w:rPr>
                            </w:pPr>
                            <w:r>
                              <w:rPr>
                                <w:b/>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8FDE" id="Text Box 521" o:spid="_x0000_s1092" type="#_x0000_t202" style="position:absolute;margin-left:167.7pt;margin-top:1pt;width:23.1pt;height:14.2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" o:allowincell="f" stroked="f">
                <v:path arrowok="t"/>
                <v:textbox inset="0,0,0,0">
                  <w:txbxContent>
                    <w:p w14:paraId="63DA2CF6" w14:textId="77777777" w:rsidR="004B179B" w:rsidRDefault="004B179B">
                      <w:pPr>
                        <w:rPr>
                          <w:b/>
                          <w:sz w:val="16"/>
                        </w:rPr>
                      </w:pPr>
                      <w:r>
                        <w:rPr>
                          <w:b/>
                          <w:sz w:val="16"/>
                        </w:rPr>
                        <w:t>1</w:t>
                      </w:r>
                    </w:p>
                  </w:txbxContent>
                </v:textbox>
              </v:shape>
            </w:pict>
          </mc:Fallback>
        </mc:AlternateContent>
      </w:r>
    </w:p>
    <w:p w14:paraId="6731F3FC" w14:textId="77777777" w:rsidR="004B179B" w:rsidRDefault="007B3A13">
      <w:r>
        <w:rPr>
          <w:noProof/>
        </w:rPr>
        <mc:AlternateContent>
          <mc:Choice Requires="wps">
            <w:drawing>
              <wp:anchor distT="0" distB="0" distL="114300" distR="114300" simplePos="0" relativeHeight="251465216" behindDoc="0" locked="0" layoutInCell="0" allowOverlap="1" wp14:anchorId="45475689" wp14:editId="5CCF9112">
                <wp:simplePos x="0" y="0"/>
                <wp:positionH relativeFrom="column">
                  <wp:posOffset>902970</wp:posOffset>
                </wp:positionH>
                <wp:positionV relativeFrom="paragraph">
                  <wp:posOffset>95250</wp:posOffset>
                </wp:positionV>
                <wp:extent cx="613410" cy="150495"/>
                <wp:effectExtent l="0" t="0" r="0" b="0"/>
                <wp:wrapNone/>
                <wp:docPr id="2311"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341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33C04" w14:textId="77777777" w:rsidR="004B179B" w:rsidRDefault="004B179B">
                            <w:pPr>
                              <w:rPr>
                                <w:sz w:val="16"/>
                              </w:rPr>
                            </w:pPr>
                            <w:r>
                              <w:rPr>
                                <w:sz w:val="16"/>
                              </w:rPr>
                              <w:t>^my-location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75689" id="Text Box 581" o:spid="_x0000_s1093" type="#_x0000_t202" style="position:absolute;margin-left:71.1pt;margin-top:7.5pt;width:48.3pt;height:11.85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" o:allowincell="f" filled="f" stroked="f">
                <v:path arrowok="t"/>
                <v:textbox inset="0,0,0,0">
                  <w:txbxContent>
                    <w:p w14:paraId="2E133C04" w14:textId="77777777" w:rsidR="004B179B" w:rsidRDefault="004B179B">
                      <w:pPr>
                        <w:rPr>
                          <w:sz w:val="16"/>
                        </w:rPr>
                      </w:pPr>
                      <w:r>
                        <w:rPr>
                          <w:sz w:val="16"/>
                        </w:rPr>
                        <w:t>^my-location</w:t>
                      </w:r>
                    </w:p>
                  </w:txbxContent>
                </v:textbox>
              </v:shape>
            </w:pict>
          </mc:Fallback>
        </mc:AlternateContent>
      </w:r>
      <w:r>
        <w:rPr>
          <w:noProof/>
        </w:rPr>
        <mc:AlternateContent>
          <mc:Choice Requires="wps">
            <w:drawing>
              <wp:anchor distT="0" distB="0" distL="114300" distR="114300" simplePos="0" relativeHeight="251450880" behindDoc="0" locked="0" layoutInCell="0" allowOverlap="1" wp14:anchorId="21FD4E6F" wp14:editId="0DB6CB93">
                <wp:simplePos x="0" y="0"/>
                <wp:positionH relativeFrom="column">
                  <wp:posOffset>2129790</wp:posOffset>
                </wp:positionH>
                <wp:positionV relativeFrom="paragraph">
                  <wp:posOffset>49530</wp:posOffset>
                </wp:positionV>
                <wp:extent cx="293370" cy="180975"/>
                <wp:effectExtent l="0" t="0" r="0" b="0"/>
                <wp:wrapNone/>
                <wp:docPr id="2310"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B5B9F" w14:textId="77777777" w:rsidR="004B179B" w:rsidRDefault="004B179B">
                            <w:pPr>
                              <w:rPr>
                                <w:b/>
                                <w:sz w:val="16"/>
                              </w:rPr>
                            </w:pPr>
                            <w:r>
                              <w:rPr>
                                <w:b/>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D4E6F" id="Text Box 520" o:spid="_x0000_s1094" type="#_x0000_t202" style="position:absolute;margin-left:167.7pt;margin-top:3.9pt;width:23.1pt;height:14.25p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" o:allowincell="f" stroked="f">
                <v:path arrowok="t"/>
                <v:textbox inset="0,0,0,0">
                  <w:txbxContent>
                    <w:p w14:paraId="119B5B9F" w14:textId="77777777" w:rsidR="004B179B" w:rsidRDefault="004B179B">
                      <w:pPr>
                        <w:rPr>
                          <w:b/>
                          <w:sz w:val="16"/>
                        </w:rPr>
                      </w:pPr>
                      <w:r>
                        <w:rPr>
                          <w:b/>
                          <w:sz w:val="16"/>
                        </w:rPr>
                        <w:t>10</w:t>
                      </w:r>
                    </w:p>
                  </w:txbxContent>
                </v:textbox>
              </v:shape>
            </w:pict>
          </mc:Fallback>
        </mc:AlternateContent>
      </w:r>
    </w:p>
    <w:p w14:paraId="0269E8E3" w14:textId="77777777" w:rsidR="004B179B" w:rsidRDefault="007B3A13">
      <w:pPr>
        <w:pStyle w:val="Header"/>
        <w:tabs>
          <w:tab w:val="clear" w:pos="4320"/>
          <w:tab w:val="clear" w:pos="8640"/>
        </w:tabs>
        <w:rPr>
          <w:noProof/>
        </w:rPr>
      </w:pPr>
      <w:r>
        <w:rPr>
          <w:noProof/>
        </w:rPr>
        <mc:AlternateContent>
          <mc:Choice Requires="wps">
            <w:drawing>
              <wp:anchor distT="0" distB="0" distL="114300" distR="114300" simplePos="0" relativeHeight="251464192" behindDoc="0" locked="0" layoutInCell="0" allowOverlap="1" wp14:anchorId="38AC7250" wp14:editId="4AAA2B79">
                <wp:simplePos x="0" y="0"/>
                <wp:positionH relativeFrom="column">
                  <wp:posOffset>1478280</wp:posOffset>
                </wp:positionH>
                <wp:positionV relativeFrom="paragraph">
                  <wp:posOffset>66040</wp:posOffset>
                </wp:positionV>
                <wp:extent cx="154305" cy="150495"/>
                <wp:effectExtent l="0" t="0" r="0" b="1905"/>
                <wp:wrapNone/>
                <wp:docPr id="2309" name="Oval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 cy="150495"/>
                        </a:xfrm>
                        <a:prstGeom prst="ellipse">
                          <a:avLst/>
                        </a:prstGeom>
                        <a:solidFill>
                          <a:srgbClr val="FFFFFF"/>
                        </a:solidFill>
                        <a:ln w="9525">
                          <a:solidFill>
                            <a:srgbClr val="000000"/>
                          </a:solidFill>
                          <a:round/>
                          <a:headEnd/>
                          <a:tailEnd/>
                        </a:ln>
                      </wps:spPr>
                      <wps:txbx>
                        <w:txbxContent>
                          <w:p w14:paraId="4DD090DB" w14:textId="77777777" w:rsidR="004B179B" w:rsidRDefault="004B179B">
                            <w:pPr>
                              <w:jc w:val="center"/>
                              <w:rPr>
                                <w:sz w:val="16"/>
                              </w:rPr>
                            </w:pPr>
                            <w:r>
                              <w:rPr>
                                <w:sz w:val="16"/>
                              </w:rPr>
                              <w:t>I5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C7250" id="Oval 580" o:spid="_x0000_s1095" style="position:absolute;margin-left:116.4pt;margin-top:5.2pt;width:12.15pt;height:11.85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" o:allowincell="f">
                <v:path arrowok="t"/>
                <v:textbox inset="0,0,0,0">
                  <w:txbxContent>
                    <w:p w14:paraId="4DD090DB" w14:textId="77777777" w:rsidR="004B179B" w:rsidRDefault="004B179B">
                      <w:pPr>
                        <w:jc w:val="center"/>
                        <w:rPr>
                          <w:sz w:val="16"/>
                        </w:rPr>
                      </w:pPr>
                      <w:r>
                        <w:rPr>
                          <w:sz w:val="16"/>
                        </w:rPr>
                        <w:t>I5</w:t>
                      </w:r>
                    </w:p>
                  </w:txbxContent>
                </v:textbox>
              </v:oval>
            </w:pict>
          </mc:Fallback>
        </mc:AlternateContent>
      </w:r>
      <w:r>
        <w:rPr>
          <w:noProof/>
        </w:rPr>
        <mc:AlternateContent>
          <mc:Choice Requires="wps">
            <w:drawing>
              <wp:anchor distT="0" distB="0" distL="114300" distR="114300" simplePos="0" relativeHeight="251463168" behindDoc="0" locked="0" layoutInCell="0" allowOverlap="1" wp14:anchorId="7D529493" wp14:editId="641AC083">
                <wp:simplePos x="0" y="0"/>
                <wp:positionH relativeFrom="column">
                  <wp:posOffset>701040</wp:posOffset>
                </wp:positionH>
                <wp:positionV relativeFrom="paragraph">
                  <wp:posOffset>80645</wp:posOffset>
                </wp:positionV>
                <wp:extent cx="769620" cy="68580"/>
                <wp:effectExtent l="0" t="12700" r="30480" b="58420"/>
                <wp:wrapNone/>
                <wp:docPr id="2308"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9620" cy="685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6FF01" id="Line 579"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2pt,6.35pt" to="115.8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443712" behindDoc="0" locked="0" layoutInCell="0" allowOverlap="1" wp14:anchorId="71585E31" wp14:editId="662280A0">
                <wp:simplePos x="0" y="0"/>
                <wp:positionH relativeFrom="column">
                  <wp:posOffset>548640</wp:posOffset>
                </wp:positionH>
                <wp:positionV relativeFrom="paragraph">
                  <wp:posOffset>6350</wp:posOffset>
                </wp:positionV>
                <wp:extent cx="154305" cy="150495"/>
                <wp:effectExtent l="0" t="0" r="0" b="1905"/>
                <wp:wrapNone/>
                <wp:docPr id="2307" name="Oval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 cy="150495"/>
                        </a:xfrm>
                        <a:prstGeom prst="ellipse">
                          <a:avLst/>
                        </a:prstGeom>
                        <a:solidFill>
                          <a:srgbClr val="FFFFFF"/>
                        </a:solidFill>
                        <a:ln w="9525">
                          <a:solidFill>
                            <a:srgbClr val="000000"/>
                          </a:solidFill>
                          <a:round/>
                          <a:headEnd/>
                          <a:tailEnd/>
                        </a:ln>
                      </wps:spPr>
                      <wps:txbx>
                        <w:txbxContent>
                          <w:p w14:paraId="48200774" w14:textId="77777777" w:rsidR="004B179B" w:rsidRDefault="004B179B">
                            <w:pPr>
                              <w:jc w:val="center"/>
                              <w:rPr>
                                <w:sz w:val="16"/>
                              </w:rPr>
                            </w:pPr>
                            <w:r>
                              <w:rPr>
                                <w:sz w:val="16"/>
                              </w:rPr>
                              <w:t>I2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85E31" id="Oval 513" o:spid="_x0000_s1096" style="position:absolute;margin-left:43.2pt;margin-top:.5pt;width:12.15pt;height:11.85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" o:allowincell="f">
                <v:path arrowok="t"/>
                <v:textbox inset="0,0,0,0">
                  <w:txbxContent>
                    <w:p w14:paraId="48200774" w14:textId="77777777" w:rsidR="004B179B" w:rsidRDefault="004B179B">
                      <w:pPr>
                        <w:jc w:val="center"/>
                        <w:rPr>
                          <w:sz w:val="16"/>
                        </w:rPr>
                      </w:pPr>
                      <w:r>
                        <w:rPr>
                          <w:sz w:val="16"/>
                        </w:rPr>
                        <w:t>I2</w:t>
                      </w:r>
                    </w:p>
                  </w:txbxContent>
                </v:textbox>
              </v:oval>
            </w:pict>
          </mc:Fallback>
        </mc:AlternateContent>
      </w:r>
    </w:p>
    <w:p w14:paraId="3417F3E1" w14:textId="77777777" w:rsidR="004B179B" w:rsidRDefault="004B179B"/>
    <w:p w14:paraId="15F3C70D" w14:textId="77777777" w:rsidR="004B179B" w:rsidRDefault="004B179B">
      <w:r>
        <w:t xml:space="preserve">The input-link object, </w:t>
      </w:r>
      <w:r>
        <w:rPr>
          <w:rFonts w:ascii="Courier New" w:hAnsi="Courier New"/>
        </w:rPr>
        <w:t>I2</w:t>
      </w:r>
      <w:r>
        <w:t xml:space="preserve">, has two augmentations. The first, </w:t>
      </w:r>
      <w:r>
        <w:rPr>
          <w:rFonts w:ascii="Courier New" w:hAnsi="Courier New"/>
        </w:rPr>
        <w:t>^eater</w:t>
      </w:r>
      <w:r>
        <w:t xml:space="preserve">, has information about the eater: its current direction, its name, its current score, and its x, y coordinates. The second, </w:t>
      </w:r>
      <w:r>
        <w:rPr>
          <w:rFonts w:ascii="Courier New" w:hAnsi="Courier New"/>
        </w:rPr>
        <w:t>^my-location</w:t>
      </w:r>
      <w:r>
        <w:t xml:space="preserve">, has additional substructure (not shown) that includes the eater’s sensing of nearby cells. Some of the </w:t>
      </w:r>
      <w:r>
        <w:rPr>
          <w:rFonts w:ascii="Courier New" w:hAnsi="Courier New"/>
        </w:rPr>
        <w:t>^eater</w:t>
      </w:r>
      <w:r>
        <w:t xml:space="preserve"> information changes during the game:</w:t>
      </w:r>
    </w:p>
    <w:p w14:paraId="4427ECB4" w14:textId="77777777" w:rsidR="004B179B" w:rsidRDefault="004B179B" w:rsidP="0020349E">
      <w:pPr>
        <w:numPr>
          <w:ilvl w:val="0"/>
          <w:numId w:val="1"/>
        </w:numPr>
        <w:tabs>
          <w:tab w:val="clear" w:pos="360"/>
          <w:tab w:val="num" w:pos="720"/>
        </w:tabs>
        <w:ind w:left="720"/>
      </w:pPr>
      <w:r>
        <w:t>The x location will change when the eater moves east or west.</w:t>
      </w:r>
    </w:p>
    <w:p w14:paraId="4AB08AF5" w14:textId="77777777" w:rsidR="004B179B" w:rsidRDefault="004B179B" w:rsidP="0020349E">
      <w:pPr>
        <w:numPr>
          <w:ilvl w:val="0"/>
          <w:numId w:val="1"/>
        </w:numPr>
        <w:tabs>
          <w:tab w:val="clear" w:pos="360"/>
          <w:tab w:val="num" w:pos="720"/>
        </w:tabs>
        <w:ind w:left="720"/>
      </w:pPr>
      <w:r>
        <w:t>The y location will change when the eater moves north or south.</w:t>
      </w:r>
    </w:p>
    <w:p w14:paraId="71CFC379" w14:textId="77777777" w:rsidR="004B179B" w:rsidRDefault="004B179B">
      <w:r>
        <w:t xml:space="preserve">Thus, whenever the eater moves, either the x or y location will change. We can modify the conditions of our proposal rule to test both of these working memory </w:t>
      </w:r>
      <w:proofErr w:type="gramStart"/>
      <w:r>
        <w:t>elements, and</w:t>
      </w:r>
      <w:proofErr w:type="gramEnd"/>
      <w:r>
        <w:t xml:space="preserve"> eliminate the test for ^type state. </w:t>
      </w:r>
    </w:p>
    <w:p w14:paraId="4A8AFD6E" w14:textId="77777777" w:rsidR="004B179B" w:rsidRDefault="004B179B">
      <w:pPr>
        <w:pStyle w:val="Header"/>
        <w:ind w:left="720"/>
        <w:rPr>
          <w:rFonts w:ascii="Courier New" w:hAnsi="Courier New"/>
        </w:rPr>
      </w:pPr>
      <w:r>
        <w:rPr>
          <w:rFonts w:ascii="Courier New" w:hAnsi="Courier New"/>
        </w:rPr>
        <w:t>sp {propose*move-</w:t>
      </w:r>
      <w:proofErr w:type="gramStart"/>
      <w:r>
        <w:rPr>
          <w:rFonts w:ascii="Courier New" w:hAnsi="Courier New"/>
        </w:rPr>
        <w:t>north</w:t>
      </w:r>
      <w:proofErr w:type="gramEnd"/>
    </w:p>
    <w:p w14:paraId="51294432" w14:textId="77777777" w:rsidR="004B179B" w:rsidRDefault="004B179B">
      <w:pPr>
        <w:pStyle w:val="Header"/>
        <w:ind w:left="720"/>
        <w:rPr>
          <w:rFonts w:ascii="Courier New" w:hAnsi="Courier New"/>
        </w:rPr>
      </w:pPr>
      <w:r>
        <w:rPr>
          <w:rFonts w:ascii="Courier New" w:hAnsi="Courier New"/>
        </w:rPr>
        <w:t xml:space="preserve">   (state &lt;s&gt; ^</w:t>
      </w:r>
      <w:proofErr w:type="gramStart"/>
      <w:r>
        <w:rPr>
          <w:rFonts w:ascii="Courier New" w:hAnsi="Courier New"/>
        </w:rPr>
        <w:t>io.input</w:t>
      </w:r>
      <w:proofErr w:type="gramEnd"/>
      <w:r>
        <w:rPr>
          <w:rFonts w:ascii="Courier New" w:hAnsi="Courier New"/>
        </w:rPr>
        <w:t>-link.eater &lt;e&gt;)</w:t>
      </w:r>
    </w:p>
    <w:p w14:paraId="372A06D5" w14:textId="77777777" w:rsidR="004B179B" w:rsidRDefault="007B3A13">
      <w:pPr>
        <w:pStyle w:val="Header"/>
        <w:ind w:left="720"/>
        <w:rPr>
          <w:rFonts w:ascii="Courier New" w:hAnsi="Courier New"/>
        </w:rPr>
      </w:pPr>
      <w:r>
        <w:rPr>
          <w:noProof/>
        </w:rPr>
        <mc:AlternateContent>
          <mc:Choice Requires="wps">
            <w:drawing>
              <wp:anchor distT="0" distB="0" distL="114300" distR="114300" simplePos="0" relativeHeight="251467264" behindDoc="0" locked="0" layoutInCell="0" allowOverlap="1" wp14:anchorId="54AD5982" wp14:editId="194FB2D6">
                <wp:simplePos x="0" y="0"/>
                <wp:positionH relativeFrom="column">
                  <wp:posOffset>2125980</wp:posOffset>
                </wp:positionH>
                <wp:positionV relativeFrom="paragraph">
                  <wp:posOffset>86360</wp:posOffset>
                </wp:positionV>
                <wp:extent cx="901065" cy="89535"/>
                <wp:effectExtent l="0" t="50800" r="635" b="12065"/>
                <wp:wrapNone/>
                <wp:docPr id="2306"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1065" cy="895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7BF45" id="Line 583" o:spid="_x0000_s1026" style="position:absolute;flip:x y;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4pt,6.8pt" to="238.35pt,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466240" behindDoc="0" locked="0" layoutInCell="0" allowOverlap="1" wp14:anchorId="218C70B8" wp14:editId="23CD066E">
                <wp:simplePos x="0" y="0"/>
                <wp:positionH relativeFrom="column">
                  <wp:posOffset>3035300</wp:posOffset>
                </wp:positionH>
                <wp:positionV relativeFrom="paragraph">
                  <wp:posOffset>52705</wp:posOffset>
                </wp:positionV>
                <wp:extent cx="1708785" cy="278130"/>
                <wp:effectExtent l="0" t="0" r="5715" b="1270"/>
                <wp:wrapNone/>
                <wp:docPr id="2305"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8785" cy="278130"/>
                        </a:xfrm>
                        <a:prstGeom prst="rect">
                          <a:avLst/>
                        </a:prstGeom>
                        <a:solidFill>
                          <a:srgbClr val="FFFFFF"/>
                        </a:solidFill>
                        <a:ln w="9525">
                          <a:solidFill>
                            <a:srgbClr val="FF0000"/>
                          </a:solidFill>
                          <a:miter lim="800000"/>
                          <a:headEnd/>
                          <a:tailEnd/>
                        </a:ln>
                      </wps:spPr>
                      <wps:txbx>
                        <w:txbxContent>
                          <w:p w14:paraId="743FDA53" w14:textId="77777777" w:rsidR="004B179B" w:rsidRDefault="004B179B">
                            <w:pPr>
                              <w:rPr>
                                <w:color w:val="FF0000"/>
                                <w:sz w:val="16"/>
                              </w:rPr>
                            </w:pPr>
                            <w:r>
                              <w:rPr>
                                <w:color w:val="FF0000"/>
                                <w:sz w:val="16"/>
                              </w:rPr>
                              <w:t>Matches current position of eater, which changes after each move.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C70B8" id="Text Box 582" o:spid="_x0000_s1097" type="#_x0000_t202" style="position:absolute;left:0;text-align:left;margin-left:239pt;margin-top:4.15pt;width:134.55pt;height:21.9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" o:allowincell="f" strokecolor="red">
                <v:path arrowok="t"/>
                <v:textbox inset="3.6pt,0,3.6pt,0">
                  <w:txbxContent>
                    <w:p w14:paraId="743FDA53" w14:textId="77777777" w:rsidR="004B179B" w:rsidRDefault="004B179B">
                      <w:pPr>
                        <w:rPr>
                          <w:color w:val="FF0000"/>
                          <w:sz w:val="16"/>
                        </w:rPr>
                      </w:pPr>
                      <w:r>
                        <w:rPr>
                          <w:color w:val="FF0000"/>
                          <w:sz w:val="16"/>
                        </w:rPr>
                        <w:t>Matches current position of eater, which changes after each move.</w:t>
                      </w:r>
                    </w:p>
                  </w:txbxContent>
                </v:textbox>
              </v:shape>
            </w:pict>
          </mc:Fallback>
        </mc:AlternateContent>
      </w:r>
      <w:r w:rsidR="004B179B">
        <w:rPr>
          <w:rFonts w:ascii="Courier New" w:hAnsi="Courier New"/>
        </w:rPr>
        <w:t xml:space="preserve">   (&lt;e&gt; ^x &lt;x&gt; ^y &lt;y&gt;)</w:t>
      </w:r>
    </w:p>
    <w:p w14:paraId="6254FCF5" w14:textId="77777777" w:rsidR="004B179B" w:rsidRDefault="004B179B">
      <w:pPr>
        <w:pStyle w:val="Header"/>
        <w:ind w:left="720"/>
        <w:rPr>
          <w:rFonts w:ascii="Courier New" w:hAnsi="Courier New"/>
        </w:rPr>
      </w:pPr>
      <w:r>
        <w:rPr>
          <w:rFonts w:ascii="Courier New" w:hAnsi="Courier New"/>
        </w:rPr>
        <w:t>--&gt;</w:t>
      </w:r>
    </w:p>
    <w:p w14:paraId="71792C33" w14:textId="77777777" w:rsidR="004B179B" w:rsidRDefault="004B179B">
      <w:pPr>
        <w:pStyle w:val="Header"/>
        <w:ind w:left="720"/>
        <w:rPr>
          <w:rFonts w:ascii="Courier New" w:hAnsi="Courier New"/>
        </w:rPr>
      </w:pPr>
      <w:r>
        <w:rPr>
          <w:rFonts w:ascii="Courier New" w:hAnsi="Courier New"/>
        </w:rPr>
        <w:t xml:space="preserve">   (&lt;s&gt; ^operator &lt;o&gt; +)</w:t>
      </w:r>
    </w:p>
    <w:p w14:paraId="50A1A1A1" w14:textId="77777777" w:rsidR="004B179B" w:rsidRDefault="004B179B">
      <w:pPr>
        <w:pStyle w:val="Header"/>
        <w:ind w:left="720"/>
        <w:rPr>
          <w:rFonts w:ascii="Courier New" w:hAnsi="Courier New"/>
        </w:rPr>
      </w:pPr>
      <w:r>
        <w:rPr>
          <w:rFonts w:ascii="Courier New" w:hAnsi="Courier New"/>
        </w:rPr>
        <w:t xml:space="preserve">   (&lt;o&gt; ^name move-north)}</w:t>
      </w:r>
    </w:p>
    <w:p w14:paraId="63C27620" w14:textId="77777777" w:rsidR="004B179B" w:rsidRDefault="004B179B">
      <w:pPr>
        <w:pStyle w:val="Header"/>
        <w:ind w:left="720"/>
      </w:pPr>
    </w:p>
    <w:p w14:paraId="363AA542" w14:textId="77777777" w:rsidR="004B179B" w:rsidRDefault="004B179B">
      <w:r>
        <w:br w:type="page"/>
      </w:r>
      <w:r>
        <w:lastRenderedPageBreak/>
        <w:t xml:space="preserve">What will happen? First, when the original working memory elements for x and y are removed from working memory, the original move-north operator will be removed from working memory because the rule instantiation that created it no longer matches – some of the working memory elements responsible for the match are gone. We call this </w:t>
      </w:r>
      <w:r>
        <w:rPr>
          <w:i/>
        </w:rPr>
        <w:t>retracting</w:t>
      </w:r>
      <w:r>
        <w:t xml:space="preserve"> the rule firing. Rules such as propose*move-north maintain their actions in working memory only as long as they match </w:t>
      </w:r>
      <w:proofErr w:type="gramStart"/>
      <w:r>
        <w:t>exactly the same</w:t>
      </w:r>
      <w:proofErr w:type="gramEnd"/>
      <w:r>
        <w:t xml:space="preserve"> working memory elements.</w:t>
      </w:r>
    </w:p>
    <w:p w14:paraId="02E2A395" w14:textId="77777777" w:rsidR="004B179B" w:rsidRDefault="004B179B"/>
    <w:p w14:paraId="4BAA2CFF" w14:textId="77777777" w:rsidR="004B179B" w:rsidRDefault="004B179B">
      <w:r>
        <w:t xml:space="preserve">Second, a new instance of the move-north operator will be created because propose*move-north will match the new values of x and y and fire. To see these changes, modify your move-north operator as above and then rerun it. This time, we are going to increase the tracing so that we can see the individual changes to working memory. To do this, </w:t>
      </w:r>
      <w:r w:rsidR="0034008E">
        <w:t>type “watch 4</w:t>
      </w:r>
      <w:r w:rsidR="00213F30">
        <w:t xml:space="preserve"> --timetags</w:t>
      </w:r>
      <w:r w:rsidR="0034008E">
        <w:t>” in th</w:t>
      </w:r>
      <w:r w:rsidR="00F96F6D">
        <w:t>e i</w:t>
      </w:r>
      <w:r w:rsidR="0034008E">
        <w:t>nteraction window.</w:t>
      </w:r>
    </w:p>
    <w:p w14:paraId="5A8D1060" w14:textId="77777777" w:rsidR="004B179B" w:rsidRDefault="004B179B"/>
    <w:p w14:paraId="70BA0644" w14:textId="77777777" w:rsidR="004B179B" w:rsidRDefault="004B179B">
      <w:r>
        <w:t xml:space="preserve">The figure below shows the end of the trace. The trace is long because it includes the addition and removal of </w:t>
      </w:r>
      <w:proofErr w:type="gramStart"/>
      <w:r>
        <w:t>all of</w:t>
      </w:r>
      <w:proofErr w:type="gramEnd"/>
      <w:r>
        <w:t xml:space="preserve"> the sensory data that changes during a move (not shown below). In the trace, an addition to working memory is shown preceded by an “=&gt;”, while a removal from working memory is preceded by an “&lt;=”. Each working memory element also contains a number, such as 1</w:t>
      </w:r>
      <w:r w:rsidR="00BA5CB8">
        <w:t>19</w:t>
      </w:r>
      <w:r>
        <w:t xml:space="preserve"> for the top element in the trace below. This is the </w:t>
      </w:r>
      <w:r>
        <w:rPr>
          <w:i/>
        </w:rPr>
        <w:t>timetag</w:t>
      </w:r>
      <w:r>
        <w:t xml:space="preserve"> of the working memory element – a unique number generated when a working element is created. Soar sometimes displays only timetags instead of the full working memory element, and the timetag can be used in the print and wmes commands for displaying the full working memory element (more details later).</w:t>
      </w:r>
    </w:p>
    <w:p w14:paraId="2B8F6547" w14:textId="77777777" w:rsidR="004B179B" w:rsidRDefault="007B3A13">
      <w:r>
        <w:rPr>
          <w:rFonts w:ascii="Courier New" w:hAnsi="Courier New"/>
          <w:noProof/>
        </w:rPr>
        <mc:AlternateContent>
          <mc:Choice Requires="wps">
            <w:drawing>
              <wp:anchor distT="0" distB="0" distL="114300" distR="114300" simplePos="0" relativeHeight="251922944" behindDoc="0" locked="0" layoutInCell="1" allowOverlap="1" wp14:anchorId="0B7C7DA9" wp14:editId="41ED6BC0">
                <wp:simplePos x="0" y="0"/>
                <wp:positionH relativeFrom="column">
                  <wp:posOffset>5302250</wp:posOffset>
                </wp:positionH>
                <wp:positionV relativeFrom="paragraph">
                  <wp:posOffset>1209040</wp:posOffset>
                </wp:positionV>
                <wp:extent cx="6985" cy="248285"/>
                <wp:effectExtent l="50800" t="12700" r="31115" b="5715"/>
                <wp:wrapNone/>
                <wp:docPr id="2304" name="Lin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985" cy="2482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5D446" id="Line 1831" o:spid="_x0000_s1026" style="position:absolute;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95.2pt" to="418.05pt,1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921920" behindDoc="0" locked="0" layoutInCell="1" allowOverlap="1" wp14:anchorId="4C4B76CC" wp14:editId="061945FB">
                <wp:simplePos x="0" y="0"/>
                <wp:positionH relativeFrom="column">
                  <wp:posOffset>4737735</wp:posOffset>
                </wp:positionH>
                <wp:positionV relativeFrom="paragraph">
                  <wp:posOffset>1456690</wp:posOffset>
                </wp:positionV>
                <wp:extent cx="1236345" cy="342900"/>
                <wp:effectExtent l="0" t="0" r="0" b="0"/>
                <wp:wrapNone/>
                <wp:docPr id="2303" name="Text Box 1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6345" cy="342900"/>
                        </a:xfrm>
                        <a:prstGeom prst="rect">
                          <a:avLst/>
                        </a:prstGeom>
                        <a:solidFill>
                          <a:srgbClr val="FFFFFF"/>
                        </a:solidFill>
                        <a:ln w="9525">
                          <a:solidFill>
                            <a:srgbClr val="FF0000"/>
                          </a:solidFill>
                          <a:miter lim="800000"/>
                          <a:headEnd/>
                          <a:tailEnd/>
                        </a:ln>
                      </wps:spPr>
                      <wps:txbx>
                        <w:txbxContent>
                          <w:p w14:paraId="460FDCA4" w14:textId="77777777" w:rsidR="001A0B19" w:rsidRDefault="001A0B19" w:rsidP="001A0B19">
                            <w:pPr>
                              <w:rPr>
                                <w:color w:val="FF0000"/>
                                <w:sz w:val="16"/>
                              </w:rPr>
                            </w:pPr>
                            <w:r>
                              <w:rPr>
                                <w:color w:val="FF0000"/>
                                <w:sz w:val="16"/>
                              </w:rPr>
                              <w:t>Choose this tab to view the information on the eater’s output-link.</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B76CC" id="Text Box 1830" o:spid="_x0000_s1098" type="#_x0000_t202" style="position:absolute;margin-left:373.05pt;margin-top:114.7pt;width:97.35pt;height:27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" strokecolor="red">
                <v:path arrowok="t"/>
                <v:textbox inset="3.6pt,0,3.6pt,0">
                  <w:txbxContent>
                    <w:p w14:paraId="460FDCA4" w14:textId="77777777" w:rsidR="001A0B19" w:rsidRDefault="001A0B19" w:rsidP="001A0B19">
                      <w:pPr>
                        <w:rPr>
                          <w:color w:val="FF0000"/>
                          <w:sz w:val="16"/>
                        </w:rPr>
                      </w:pPr>
                      <w:r>
                        <w:rPr>
                          <w:color w:val="FF0000"/>
                          <w:sz w:val="16"/>
                        </w:rPr>
                        <w:t>Choose this tab to view the information on the eater’s output-link.</w:t>
                      </w:r>
                    </w:p>
                  </w:txbxContent>
                </v:textbox>
              </v:shape>
            </w:pict>
          </mc:Fallback>
        </mc:AlternateContent>
      </w:r>
      <w:r>
        <w:rPr>
          <w:rFonts w:ascii="Courier New" w:hAnsi="Courier New"/>
          <w:noProof/>
        </w:rPr>
        <mc:AlternateContent>
          <mc:Choice Requires="wps">
            <w:drawing>
              <wp:anchor distT="0" distB="0" distL="114300" distR="114300" simplePos="0" relativeHeight="251849216" behindDoc="0" locked="0" layoutInCell="1" allowOverlap="1" wp14:anchorId="129E67CE" wp14:editId="62011776">
                <wp:simplePos x="0" y="0"/>
                <wp:positionH relativeFrom="column">
                  <wp:posOffset>1415415</wp:posOffset>
                </wp:positionH>
                <wp:positionV relativeFrom="paragraph">
                  <wp:posOffset>1906905</wp:posOffset>
                </wp:positionV>
                <wp:extent cx="1188720" cy="55880"/>
                <wp:effectExtent l="25400" t="25400" r="5080" b="58420"/>
                <wp:wrapNone/>
                <wp:docPr id="2302"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88720" cy="558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16BE3" id="Line 1435" o:spid="_x0000_s1026" style="position:absolute;flip:x;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45pt,150.15pt" to="205.05pt,15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848192" behindDoc="0" locked="0" layoutInCell="1" allowOverlap="1" wp14:anchorId="5EEDEA99" wp14:editId="684DDC87">
                <wp:simplePos x="0" y="0"/>
                <wp:positionH relativeFrom="column">
                  <wp:posOffset>1803400</wp:posOffset>
                </wp:positionH>
                <wp:positionV relativeFrom="paragraph">
                  <wp:posOffset>1878330</wp:posOffset>
                </wp:positionV>
                <wp:extent cx="793115" cy="19685"/>
                <wp:effectExtent l="0" t="50800" r="0" b="43815"/>
                <wp:wrapNone/>
                <wp:docPr id="2301" name="Line 1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93115" cy="196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14FE8" id="Line 1305" o:spid="_x0000_s1026" style="position:absolute;flip:x y;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147.9pt" to="204.45pt,1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845120" behindDoc="0" locked="0" layoutInCell="1" allowOverlap="1" wp14:anchorId="0E1204EE" wp14:editId="6453E8CA">
                <wp:simplePos x="0" y="0"/>
                <wp:positionH relativeFrom="column">
                  <wp:posOffset>831215</wp:posOffset>
                </wp:positionH>
                <wp:positionV relativeFrom="paragraph">
                  <wp:posOffset>687070</wp:posOffset>
                </wp:positionV>
                <wp:extent cx="1734820" cy="962025"/>
                <wp:effectExtent l="12700" t="0" r="5080" b="28575"/>
                <wp:wrapNone/>
                <wp:docPr id="2300" name="Lin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34820" cy="9620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F938D" id="Line 1310" o:spid="_x0000_s1026" style="position:absolute;flip:x;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5pt,54.1pt" to="202.05pt,12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846144" behindDoc="0" locked="0" layoutInCell="1" allowOverlap="1" wp14:anchorId="02166E6B" wp14:editId="3196BAF7">
                <wp:simplePos x="0" y="0"/>
                <wp:positionH relativeFrom="column">
                  <wp:posOffset>851535</wp:posOffset>
                </wp:positionH>
                <wp:positionV relativeFrom="paragraph">
                  <wp:posOffset>687070</wp:posOffset>
                </wp:positionV>
                <wp:extent cx="1714500" cy="0"/>
                <wp:effectExtent l="0" t="50800" r="0" b="63500"/>
                <wp:wrapNone/>
                <wp:docPr id="2299" name="Lin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7145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88FD4" id="Line 1311" o:spid="_x0000_s1026" style="position:absolute;flip:x y;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54.1pt" to="202.05pt,5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" strokecolor="red">
                <v:stroke endarrow="block"/>
                <o:lock v:ext="edit" shapetype="f"/>
              </v:line>
            </w:pict>
          </mc:Fallback>
        </mc:AlternateContent>
      </w:r>
      <w:r>
        <w:rPr>
          <w:rFonts w:ascii="Courier New" w:hAnsi="Courier New"/>
          <w:noProof/>
        </w:rPr>
        <mc:AlternateContent>
          <mc:Choice Requires="wps">
            <w:drawing>
              <wp:anchor distT="0" distB="0" distL="114300" distR="114300" simplePos="0" relativeHeight="251868672" behindDoc="0" locked="0" layoutInCell="1" allowOverlap="1" wp14:anchorId="7E8F6321" wp14:editId="5DDAF22E">
                <wp:simplePos x="0" y="0"/>
                <wp:positionH relativeFrom="column">
                  <wp:posOffset>2566035</wp:posOffset>
                </wp:positionH>
                <wp:positionV relativeFrom="paragraph">
                  <wp:posOffset>610870</wp:posOffset>
                </wp:positionV>
                <wp:extent cx="527685" cy="148590"/>
                <wp:effectExtent l="0" t="0" r="5715" b="3810"/>
                <wp:wrapNone/>
                <wp:docPr id="2298" name="Text Box 1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7685" cy="148590"/>
                        </a:xfrm>
                        <a:prstGeom prst="rect">
                          <a:avLst/>
                        </a:prstGeom>
                        <a:solidFill>
                          <a:srgbClr val="FFFFFF"/>
                        </a:solidFill>
                        <a:ln w="9525">
                          <a:solidFill>
                            <a:srgbClr val="FF0000"/>
                          </a:solidFill>
                          <a:miter lim="800000"/>
                          <a:headEnd/>
                          <a:tailEnd/>
                        </a:ln>
                      </wps:spPr>
                      <wps:txbx>
                        <w:txbxContent>
                          <w:p w14:paraId="62784765" w14:textId="77777777" w:rsidR="003E4F7C" w:rsidRDefault="003E4F7C">
                            <w:pPr>
                              <w:rPr>
                                <w:color w:val="FF0000"/>
                                <w:sz w:val="16"/>
                              </w:rPr>
                            </w:pPr>
                            <w:r>
                              <w:rPr>
                                <w:color w:val="FF0000"/>
                                <w:sz w:val="16"/>
                              </w:rPr>
                              <w:t>Timetags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F6321" id="Text Box 1760" o:spid="_x0000_s1099" type="#_x0000_t202" style="position:absolute;margin-left:202.05pt;margin-top:48.1pt;width:41.55pt;height:11.7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" strokecolor="red">
                <v:path arrowok="t"/>
                <v:textbox inset="3.6pt,0,3.6pt,0">
                  <w:txbxContent>
                    <w:p w14:paraId="62784765" w14:textId="77777777" w:rsidR="003E4F7C" w:rsidRDefault="003E4F7C">
                      <w:pPr>
                        <w:rPr>
                          <w:color w:val="FF0000"/>
                          <w:sz w:val="16"/>
                        </w:rPr>
                      </w:pPr>
                      <w:r>
                        <w:rPr>
                          <w:color w:val="FF0000"/>
                          <w:sz w:val="16"/>
                        </w:rPr>
                        <w:t>Timetags</w:t>
                      </w:r>
                    </w:p>
                  </w:txbxContent>
                </v:textbox>
              </v:shape>
            </w:pict>
          </mc:Fallback>
        </mc:AlternateContent>
      </w:r>
      <w:r>
        <w:rPr>
          <w:rFonts w:ascii="Courier New" w:hAnsi="Courier New"/>
          <w:noProof/>
        </w:rPr>
        <mc:AlternateContent>
          <mc:Choice Requires="wps">
            <w:drawing>
              <wp:anchor distT="0" distB="0" distL="114300" distR="114300" simplePos="0" relativeHeight="251872768" behindDoc="0" locked="0" layoutInCell="1" allowOverlap="1" wp14:anchorId="3389BF08" wp14:editId="46725419">
                <wp:simplePos x="0" y="0"/>
                <wp:positionH relativeFrom="column">
                  <wp:posOffset>2586990</wp:posOffset>
                </wp:positionH>
                <wp:positionV relativeFrom="paragraph">
                  <wp:posOffset>1828165</wp:posOffset>
                </wp:positionV>
                <wp:extent cx="1236345" cy="156210"/>
                <wp:effectExtent l="0" t="0" r="0" b="0"/>
                <wp:wrapNone/>
                <wp:docPr id="2297"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6345" cy="156210"/>
                        </a:xfrm>
                        <a:prstGeom prst="rect">
                          <a:avLst/>
                        </a:prstGeom>
                        <a:solidFill>
                          <a:srgbClr val="FFFFFF"/>
                        </a:solidFill>
                        <a:ln w="9525">
                          <a:solidFill>
                            <a:srgbClr val="FF0000"/>
                          </a:solidFill>
                          <a:miter lim="800000"/>
                          <a:headEnd/>
                          <a:tailEnd/>
                        </a:ln>
                      </wps:spPr>
                      <wps:txbx>
                        <w:txbxContent>
                          <w:p w14:paraId="32D34F77" w14:textId="77777777" w:rsidR="004B179B" w:rsidRDefault="004B179B">
                            <w:pPr>
                              <w:rPr>
                                <w:color w:val="FF0000"/>
                                <w:sz w:val="16"/>
                              </w:rPr>
                            </w:pPr>
                            <w:r>
                              <w:rPr>
                                <w:color w:val="FF0000"/>
                                <w:sz w:val="16"/>
                              </w:rPr>
                              <w:t xml:space="preserve">Add to working </w:t>
                            </w:r>
                            <w:proofErr w:type="gramStart"/>
                            <w:r>
                              <w:rPr>
                                <w:color w:val="FF0000"/>
                                <w:sz w:val="16"/>
                              </w:rPr>
                              <w:t>memory</w:t>
                            </w:r>
                            <w:proofErr w:type="gram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9BF08" id="Text Box 1304" o:spid="_x0000_s1100" type="#_x0000_t202" style="position:absolute;margin-left:203.7pt;margin-top:143.95pt;width:97.35pt;height:12.3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" strokecolor="red">
                <v:path arrowok="t"/>
                <v:textbox inset="3.6pt,0,3.6pt,0">
                  <w:txbxContent>
                    <w:p w14:paraId="32D34F77" w14:textId="77777777" w:rsidR="004B179B" w:rsidRDefault="004B179B">
                      <w:pPr>
                        <w:rPr>
                          <w:color w:val="FF0000"/>
                          <w:sz w:val="16"/>
                        </w:rPr>
                      </w:pPr>
                      <w:r>
                        <w:rPr>
                          <w:color w:val="FF0000"/>
                          <w:sz w:val="16"/>
                        </w:rPr>
                        <w:t xml:space="preserve">Add to working </w:t>
                      </w:r>
                      <w:proofErr w:type="gramStart"/>
                      <w:r>
                        <w:rPr>
                          <w:color w:val="FF0000"/>
                          <w:sz w:val="16"/>
                        </w:rPr>
                        <w:t>memory</w:t>
                      </w:r>
                      <w:proofErr w:type="gramEnd"/>
                    </w:p>
                  </w:txbxContent>
                </v:textbox>
              </v:shape>
            </w:pict>
          </mc:Fallback>
        </mc:AlternateContent>
      </w:r>
      <w:r>
        <w:rPr>
          <w:noProof/>
        </w:rPr>
        <w:drawing>
          <wp:inline distT="0" distB="0" distL="0" distR="0" wp14:anchorId="2B1113C8" wp14:editId="4930AB2F">
            <wp:extent cx="5935980" cy="3429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372D10F6" w14:textId="77777777" w:rsidR="000568C3" w:rsidRDefault="000568C3">
      <w:pPr>
        <w:rPr>
          <w:color w:val="FF0000"/>
        </w:rPr>
      </w:pPr>
    </w:p>
    <w:p w14:paraId="56F081BC" w14:textId="77777777" w:rsidR="004B179B" w:rsidRPr="00E62796" w:rsidRDefault="001A0B19">
      <w:r w:rsidRPr="00E62796">
        <w:t>Your eater will now move north a second time (and a third, etc, if not blocked) because the proposal matches against a new set of x and y coordinates, apply*move fires again</w:t>
      </w:r>
      <w:r w:rsidR="004F251A" w:rsidRPr="00E62796">
        <w:t>,</w:t>
      </w:r>
      <w:r w:rsidRPr="00E62796">
        <w:t xml:space="preserve"> and a second move command is created.  But there are still problems.</w:t>
      </w:r>
      <w:r w:rsidR="004F251A" w:rsidRPr="00E62796">
        <w:t xml:space="preserve">  Step the eater a few more times and then c</w:t>
      </w:r>
      <w:r w:rsidRPr="00E62796">
        <w:t>hoose the “output” tab on the upper right section of the eater Debugger window to see the eater’s ^output-</w:t>
      </w:r>
      <w:r w:rsidR="004F251A" w:rsidRPr="00E62796">
        <w:t xml:space="preserve">link.  </w:t>
      </w:r>
      <w:r w:rsidR="004B179B" w:rsidRPr="00E62796">
        <w:t>You will notice that the original move command (</w:t>
      </w:r>
      <w:r w:rsidRPr="00E62796">
        <w:rPr>
          <w:rFonts w:ascii="Courier New" w:hAnsi="Courier New"/>
        </w:rPr>
        <w:t>I</w:t>
      </w:r>
      <w:r w:rsidR="004B179B" w:rsidRPr="00E62796">
        <w:rPr>
          <w:rFonts w:ascii="Courier New" w:hAnsi="Courier New"/>
        </w:rPr>
        <w:t xml:space="preserve">3 ^move </w:t>
      </w:r>
      <w:r w:rsidRPr="00E62796">
        <w:rPr>
          <w:rFonts w:ascii="Courier New" w:hAnsi="Courier New"/>
        </w:rPr>
        <w:t>M2</w:t>
      </w:r>
      <w:r w:rsidR="004B179B" w:rsidRPr="00E62796">
        <w:t>) is not removed</w:t>
      </w:r>
      <w:r w:rsidR="000C7E79" w:rsidRPr="00E62796">
        <w:t xml:space="preserve"> from the output-link</w:t>
      </w:r>
      <w:r w:rsidR="002C588C" w:rsidRPr="00E62796">
        <w:t>,</w:t>
      </w:r>
      <w:r w:rsidR="004B179B" w:rsidRPr="00E62796">
        <w:t xml:space="preserve"> and </w:t>
      </w:r>
      <w:r w:rsidR="000C7E79" w:rsidRPr="00E62796">
        <w:t>the output-</w:t>
      </w:r>
      <w:r w:rsidR="00BF166F" w:rsidRPr="00E62796">
        <w:t xml:space="preserve">link </w:t>
      </w:r>
      <w:r w:rsidR="004F251A" w:rsidRPr="00E62796">
        <w:t>will gradually accumulate</w:t>
      </w:r>
      <w:r w:rsidRPr="00E62796">
        <w:t xml:space="preserve"> stale</w:t>
      </w:r>
      <w:r w:rsidR="004F251A" w:rsidRPr="00E62796">
        <w:t xml:space="preserve"> commands</w:t>
      </w:r>
      <w:r w:rsidR="004B179B" w:rsidRPr="00E62796">
        <w:t xml:space="preserve">. The </w:t>
      </w:r>
      <w:r w:rsidR="004F251A" w:rsidRPr="00E62796">
        <w:t xml:space="preserve">old </w:t>
      </w:r>
      <w:r w:rsidR="004B179B" w:rsidRPr="00E62796">
        <w:t xml:space="preserve">move command </w:t>
      </w:r>
      <w:r w:rsidR="004F251A" w:rsidRPr="00E62796">
        <w:t xml:space="preserve">is </w:t>
      </w:r>
      <w:r w:rsidR="004B179B" w:rsidRPr="00E62796">
        <w:t>not removed because it is the action of an operator application rule. Such actions are not automatically removed when the rule no longer matches.</w:t>
      </w:r>
    </w:p>
    <w:p w14:paraId="63ADF75D" w14:textId="77777777" w:rsidR="004B179B" w:rsidRPr="000C7E79" w:rsidRDefault="004B179B" w:rsidP="0084054F">
      <w:pPr>
        <w:pStyle w:val="Heading3"/>
        <w:spacing w:before="0"/>
      </w:pPr>
      <w:r w:rsidRPr="00E62796">
        <w:br w:type="page"/>
      </w:r>
      <w:r w:rsidR="002D51E3" w:rsidRPr="000C7E79">
        <w:lastRenderedPageBreak/>
        <w:t>3</w:t>
      </w:r>
      <w:r w:rsidRPr="000C7E79">
        <w:t>.2 Operator Application: Persistence</w:t>
      </w:r>
    </w:p>
    <w:p w14:paraId="23F7A479" w14:textId="77777777" w:rsidR="004B179B" w:rsidRPr="000C7E79" w:rsidRDefault="004B179B"/>
    <w:p w14:paraId="6E6D68D5" w14:textId="77777777" w:rsidR="004B179B" w:rsidRPr="000C7E79" w:rsidRDefault="004B179B">
      <w:r w:rsidRPr="000C7E79">
        <w:t>As noted above, proposing and selecting a second operator make</w:t>
      </w:r>
      <w:r w:rsidR="004F251A">
        <w:t>s</w:t>
      </w:r>
      <w:r w:rsidRPr="000C7E79">
        <w:t xml:space="preserve"> the eater move a second time</w:t>
      </w:r>
      <w:r w:rsidR="004F251A">
        <w:t xml:space="preserve">, but </w:t>
      </w:r>
      <w:r w:rsidRPr="000C7E79">
        <w:t xml:space="preserve">the accumulation of more and more move commands </w:t>
      </w:r>
      <w:r w:rsidR="00E62796">
        <w:t xml:space="preserve">will eventually become a problem. Why aren’t these </w:t>
      </w:r>
      <w:r w:rsidRPr="000C7E79">
        <w:t xml:space="preserve">commands automatically removed like the preferences for operators?  The reason is that the rule that creates them is part of the application of an operator, and operator applications create </w:t>
      </w:r>
      <w:r w:rsidRPr="000C7E79">
        <w:rPr>
          <w:i/>
        </w:rPr>
        <w:t xml:space="preserve">persistent </w:t>
      </w:r>
      <w:r w:rsidRPr="000C7E79">
        <w:t xml:space="preserve">working memory elements. </w:t>
      </w:r>
    </w:p>
    <w:p w14:paraId="765B9A07" w14:textId="77777777" w:rsidR="004B179B" w:rsidRDefault="004B179B"/>
    <w:p w14:paraId="3330F8E7" w14:textId="77777777" w:rsidR="004B179B" w:rsidRDefault="004B179B">
      <w:r>
        <w:t xml:space="preserve">Persistence is necessary for creating memories of prior events, such as the memory of something sensed in the environment. For example, if an eater needed to remember the location of uneaten food so that it could return to it later, the eater would have to create a persistent structure in its working memory. Otherwise, as soon as it stopped sensing the food, it would forget about it. In Soar, all working memory elements created by an operator application rule are persistent. A rule is an operator application rule if it tests a selected operator and modifies the state. Persistent working memory elements are said to be </w:t>
      </w:r>
      <w:r>
        <w:rPr>
          <w:i/>
        </w:rPr>
        <w:t>operator-supported</w:t>
      </w:r>
      <w:r w:rsidR="00F96F6D">
        <w:t xml:space="preserve">, </w:t>
      </w:r>
      <w:r>
        <w:t xml:space="preserve">or </w:t>
      </w:r>
      <w:r>
        <w:rPr>
          <w:i/>
        </w:rPr>
        <w:t>o-supported</w:t>
      </w:r>
      <w:r>
        <w:t>, because they are created by operators. For example, apply*move-north is an operator application rule and creates o-supported working memory elements.</w:t>
      </w:r>
    </w:p>
    <w:p w14:paraId="78C98138" w14:textId="77777777" w:rsidR="004B179B" w:rsidRDefault="004B179B">
      <w:pPr>
        <w:pStyle w:val="PlainText"/>
        <w:ind w:left="2160"/>
      </w:pPr>
      <w:r>
        <w:t>sp {apply*move-</w:t>
      </w:r>
      <w:proofErr w:type="gramStart"/>
      <w:r>
        <w:t>north</w:t>
      </w:r>
      <w:proofErr w:type="gramEnd"/>
    </w:p>
    <w:p w14:paraId="656F303C" w14:textId="77777777" w:rsidR="004B179B" w:rsidRDefault="007B3A13">
      <w:pPr>
        <w:pStyle w:val="PlainText"/>
        <w:ind w:left="2160"/>
      </w:pPr>
      <w:r>
        <w:rPr>
          <w:noProof/>
        </w:rPr>
        <mc:AlternateContent>
          <mc:Choice Requires="wps">
            <w:drawing>
              <wp:anchor distT="0" distB="0" distL="114300" distR="114300" simplePos="0" relativeHeight="251852288" behindDoc="0" locked="0" layoutInCell="1" allowOverlap="1" wp14:anchorId="6B240782" wp14:editId="6040F378">
                <wp:simplePos x="0" y="0"/>
                <wp:positionH relativeFrom="column">
                  <wp:posOffset>4761865</wp:posOffset>
                </wp:positionH>
                <wp:positionV relativeFrom="paragraph">
                  <wp:posOffset>-635</wp:posOffset>
                </wp:positionV>
                <wp:extent cx="1200785" cy="156210"/>
                <wp:effectExtent l="0" t="0" r="5715" b="0"/>
                <wp:wrapNone/>
                <wp:docPr id="2296" name="Text Box 1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785" cy="156210"/>
                        </a:xfrm>
                        <a:prstGeom prst="rect">
                          <a:avLst/>
                        </a:prstGeom>
                        <a:solidFill>
                          <a:srgbClr val="FFFFFF"/>
                        </a:solidFill>
                        <a:ln w="9525">
                          <a:solidFill>
                            <a:srgbClr val="FF0000"/>
                          </a:solidFill>
                          <a:miter lim="800000"/>
                          <a:headEnd/>
                          <a:tailEnd/>
                        </a:ln>
                      </wps:spPr>
                      <wps:txbx>
                        <w:txbxContent>
                          <w:p w14:paraId="5C8DC82B" w14:textId="77777777" w:rsidR="004B179B" w:rsidRDefault="004B179B" w:rsidP="009E6A6A">
                            <w:pPr>
                              <w:jc w:val="center"/>
                              <w:rPr>
                                <w:color w:val="FF0000"/>
                                <w:sz w:val="16"/>
                              </w:rPr>
                            </w:pPr>
                            <w:r>
                              <w:rPr>
                                <w:color w:val="FF0000"/>
                                <w:sz w:val="16"/>
                              </w:rPr>
                              <w:t>Tests selected operator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40782" id="Text Box 1448" o:spid="_x0000_s1101" type="#_x0000_t202" style="position:absolute;left:0;text-align:left;margin-left:374.95pt;margin-top:-.05pt;width:94.55pt;height:12.3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" strokecolor="red">
                <v:path arrowok="t"/>
                <v:textbox inset="3.6pt,0,3.6pt,0">
                  <w:txbxContent>
                    <w:p w14:paraId="5C8DC82B" w14:textId="77777777" w:rsidR="004B179B" w:rsidRDefault="004B179B" w:rsidP="009E6A6A">
                      <w:pPr>
                        <w:jc w:val="center"/>
                        <w:rPr>
                          <w:color w:val="FF0000"/>
                          <w:sz w:val="16"/>
                        </w:rPr>
                      </w:pPr>
                      <w:r>
                        <w:rPr>
                          <w:color w:val="FF0000"/>
                          <w:sz w:val="16"/>
                        </w:rPr>
                        <w:t>Tests selected operator</w:t>
                      </w:r>
                    </w:p>
                  </w:txbxContent>
                </v:textbox>
              </v:shape>
            </w:pict>
          </mc:Fallback>
        </mc:AlternateContent>
      </w:r>
      <w:r>
        <w:rPr>
          <w:noProof/>
        </w:rPr>
        <mc:AlternateContent>
          <mc:Choice Requires="wps">
            <w:drawing>
              <wp:anchor distT="0" distB="0" distL="114300" distR="114300" simplePos="0" relativeHeight="251853312" behindDoc="0" locked="0" layoutInCell="1" allowOverlap="1" wp14:anchorId="36C93C5A" wp14:editId="611D28E7">
                <wp:simplePos x="0" y="0"/>
                <wp:positionH relativeFrom="column">
                  <wp:posOffset>4378960</wp:posOffset>
                </wp:positionH>
                <wp:positionV relativeFrom="paragraph">
                  <wp:posOffset>76835</wp:posOffset>
                </wp:positionV>
                <wp:extent cx="375920" cy="0"/>
                <wp:effectExtent l="0" t="50800" r="0" b="63500"/>
                <wp:wrapNone/>
                <wp:docPr id="2295" name="Line 1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592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4DE25" id="Line 1449" o:spid="_x0000_s1026" style="position:absolute;flip:x;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8pt,6.05pt" to="374.4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" strokecolor="red">
                <v:stroke endarrow="block"/>
                <o:lock v:ext="edit" shapetype="f"/>
              </v:line>
            </w:pict>
          </mc:Fallback>
        </mc:AlternateContent>
      </w:r>
      <w:r w:rsidR="004B179B">
        <w:t xml:space="preserve">   (state &lt;s&gt; ^operator.name move-north</w:t>
      </w:r>
    </w:p>
    <w:p w14:paraId="759A6767" w14:textId="77777777" w:rsidR="004B179B" w:rsidRDefault="004B179B">
      <w:pPr>
        <w:pStyle w:val="PlainText"/>
        <w:ind w:left="2160"/>
      </w:pPr>
      <w:r>
        <w:t xml:space="preserve">              ^</w:t>
      </w:r>
      <w:proofErr w:type="gramStart"/>
      <w:r>
        <w:t>io.output</w:t>
      </w:r>
      <w:proofErr w:type="gramEnd"/>
      <w:r>
        <w:t xml:space="preserve">-link </w:t>
      </w:r>
      <w:r w:rsidR="0002322D">
        <w:t>&lt;out&gt;</w:t>
      </w:r>
      <w:r>
        <w:t>)</w:t>
      </w:r>
    </w:p>
    <w:p w14:paraId="3F7DD30E" w14:textId="77777777" w:rsidR="004B179B" w:rsidRDefault="007B3A13">
      <w:pPr>
        <w:pStyle w:val="PlainText"/>
        <w:ind w:left="2160"/>
      </w:pPr>
      <w:r>
        <w:rPr>
          <w:noProof/>
        </w:rPr>
        <mc:AlternateContent>
          <mc:Choice Requires="wps">
            <w:drawing>
              <wp:anchor distT="0" distB="0" distL="114300" distR="114300" simplePos="0" relativeHeight="251854336" behindDoc="0" locked="0" layoutInCell="1" allowOverlap="1" wp14:anchorId="36B70873" wp14:editId="26CBF826">
                <wp:simplePos x="0" y="0"/>
                <wp:positionH relativeFrom="column">
                  <wp:posOffset>4765675</wp:posOffset>
                </wp:positionH>
                <wp:positionV relativeFrom="paragraph">
                  <wp:posOffset>120015</wp:posOffset>
                </wp:positionV>
                <wp:extent cx="1229360" cy="156210"/>
                <wp:effectExtent l="0" t="0" r="2540" b="0"/>
                <wp:wrapNone/>
                <wp:docPr id="2294" name="Text Box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9360" cy="156210"/>
                        </a:xfrm>
                        <a:prstGeom prst="rect">
                          <a:avLst/>
                        </a:prstGeom>
                        <a:solidFill>
                          <a:srgbClr val="FFFFFF"/>
                        </a:solidFill>
                        <a:ln w="9525">
                          <a:solidFill>
                            <a:srgbClr val="FF0000"/>
                          </a:solidFill>
                          <a:miter lim="800000"/>
                          <a:headEnd/>
                          <a:tailEnd/>
                        </a:ln>
                      </wps:spPr>
                      <wps:txbx>
                        <w:txbxContent>
                          <w:p w14:paraId="5FBDF635" w14:textId="77777777" w:rsidR="004B179B" w:rsidRDefault="004B179B" w:rsidP="009E6A6A">
                            <w:pPr>
                              <w:jc w:val="center"/>
                              <w:rPr>
                                <w:color w:val="FF0000"/>
                                <w:sz w:val="16"/>
                              </w:rPr>
                            </w:pPr>
                            <w:r>
                              <w:rPr>
                                <w:color w:val="FF0000"/>
                                <w:sz w:val="16"/>
                              </w:rPr>
                              <w:t>Actions are o-</w:t>
                            </w:r>
                            <w:proofErr w:type="gramStart"/>
                            <w:r>
                              <w:rPr>
                                <w:color w:val="FF0000"/>
                                <w:sz w:val="16"/>
                              </w:rPr>
                              <w:t>supported</w:t>
                            </w:r>
                            <w:proofErr w:type="gram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70873" id="Text Box 1450" o:spid="_x0000_s1102" type="#_x0000_t202" style="position:absolute;left:0;text-align:left;margin-left:375.25pt;margin-top:9.45pt;width:96.8pt;height:12.3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" strokecolor="red">
                <v:path arrowok="t"/>
                <v:textbox inset="3.6pt,0,3.6pt,0">
                  <w:txbxContent>
                    <w:p w14:paraId="5FBDF635" w14:textId="77777777" w:rsidR="004B179B" w:rsidRDefault="004B179B" w:rsidP="009E6A6A">
                      <w:pPr>
                        <w:jc w:val="center"/>
                        <w:rPr>
                          <w:color w:val="FF0000"/>
                          <w:sz w:val="16"/>
                        </w:rPr>
                      </w:pPr>
                      <w:r>
                        <w:rPr>
                          <w:color w:val="FF0000"/>
                          <w:sz w:val="16"/>
                        </w:rPr>
                        <w:t>Actions are o-</w:t>
                      </w:r>
                      <w:proofErr w:type="gramStart"/>
                      <w:r>
                        <w:rPr>
                          <w:color w:val="FF0000"/>
                          <w:sz w:val="16"/>
                        </w:rPr>
                        <w:t>supported</w:t>
                      </w:r>
                      <w:proofErr w:type="gramEnd"/>
                    </w:p>
                  </w:txbxContent>
                </v:textbox>
              </v:shape>
            </w:pict>
          </mc:Fallback>
        </mc:AlternateContent>
      </w:r>
      <w:r w:rsidR="004B179B">
        <w:t>--&gt;</w:t>
      </w:r>
    </w:p>
    <w:p w14:paraId="5916847F" w14:textId="77777777" w:rsidR="004B179B" w:rsidRDefault="007B3A13">
      <w:pPr>
        <w:ind w:left="2160"/>
      </w:pPr>
      <w:r>
        <w:rPr>
          <w:noProof/>
        </w:rPr>
        <mc:AlternateContent>
          <mc:Choice Requires="wps">
            <w:drawing>
              <wp:anchor distT="0" distB="0" distL="114300" distR="114300" simplePos="0" relativeHeight="251855360" behindDoc="0" locked="0" layoutInCell="1" allowOverlap="1" wp14:anchorId="79FB9182" wp14:editId="430A21E9">
                <wp:simplePos x="0" y="0"/>
                <wp:positionH relativeFrom="column">
                  <wp:posOffset>3861435</wp:posOffset>
                </wp:positionH>
                <wp:positionV relativeFrom="paragraph">
                  <wp:posOffset>52070</wp:posOffset>
                </wp:positionV>
                <wp:extent cx="896620" cy="0"/>
                <wp:effectExtent l="0" t="50800" r="0" b="63500"/>
                <wp:wrapNone/>
                <wp:docPr id="2293" name="Line 1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9662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44EE4" id="Line 1451" o:spid="_x0000_s1026" style="position:absolute;flip:x;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05pt,4.1pt" to="374.65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" strokecolor="red">
                <v:stroke endarrow="block"/>
                <o:lock v:ext="edit" shapetype="f"/>
              </v:line>
            </w:pict>
          </mc:Fallback>
        </mc:AlternateContent>
      </w:r>
      <w:r w:rsidR="004B179B">
        <w:rPr>
          <w:rFonts w:ascii="Courier New" w:hAnsi="Courier New"/>
        </w:rPr>
        <w:t xml:space="preserve">   (</w:t>
      </w:r>
      <w:r w:rsidR="0002322D">
        <w:rPr>
          <w:rFonts w:ascii="Courier New" w:hAnsi="Courier New"/>
        </w:rPr>
        <w:t>&lt;out&gt;</w:t>
      </w:r>
      <w:r w:rsidR="004B179B">
        <w:rPr>
          <w:rFonts w:ascii="Courier New" w:hAnsi="Courier New"/>
        </w:rPr>
        <w:t xml:space="preserve"> ^</w:t>
      </w:r>
      <w:proofErr w:type="gramStart"/>
      <w:r w:rsidR="004B179B">
        <w:rPr>
          <w:rFonts w:ascii="Courier New" w:hAnsi="Courier New"/>
        </w:rPr>
        <w:t>move.direction</w:t>
      </w:r>
      <w:proofErr w:type="gramEnd"/>
      <w:r w:rsidR="004B179B">
        <w:rPr>
          <w:rFonts w:ascii="Courier New" w:hAnsi="Courier New"/>
        </w:rPr>
        <w:t xml:space="preserve"> north)}</w:t>
      </w:r>
    </w:p>
    <w:p w14:paraId="4FE5CFC2" w14:textId="77777777" w:rsidR="004B179B" w:rsidRDefault="004B179B"/>
    <w:p w14:paraId="3E60143A" w14:textId="77777777" w:rsidR="004B179B" w:rsidRDefault="004B179B">
      <w:r>
        <w:t>Just as it is important to have persistent</w:t>
      </w:r>
      <w:r>
        <w:rPr>
          <w:i/>
        </w:rPr>
        <w:t xml:space="preserve"> </w:t>
      </w:r>
      <w:r>
        <w:t xml:space="preserve">memories, it is also important to have structures that are removed automatically when the reason for creating them goes away. Actions of rules that test only the state, or that test the operator and elaborate only the operator create non-persistent preferences or working memory elements. Obvious examples of non-persistent structures are the preferences for operators. These are created by operator proposal rules, which retract the operators when the proposal conditions change. Other examples include state elaboration rules and operator elaboration rules. Non-persistent working memory elements and preferences are called </w:t>
      </w:r>
      <w:r>
        <w:rPr>
          <w:i/>
        </w:rPr>
        <w:t xml:space="preserve">instantiation-supported, </w:t>
      </w:r>
      <w:r>
        <w:t xml:space="preserve">or </w:t>
      </w:r>
      <w:r>
        <w:rPr>
          <w:i/>
        </w:rPr>
        <w:t>i-supported</w:t>
      </w:r>
      <w:r>
        <w:t>, because they only persist as long as the rule instantiation that created them. For example, propose*move-north is not an operator application rule because it does not test a selected operator. All of its actions are i-</w:t>
      </w:r>
      <w:proofErr w:type="gramStart"/>
      <w:r>
        <w:t>supported</w:t>
      </w:r>
      <w:proofErr w:type="gramEnd"/>
      <w:r>
        <w:t xml:space="preserve"> and they will be removed from working memory when propose*move-north no longer matches.</w:t>
      </w:r>
    </w:p>
    <w:p w14:paraId="06F4CB3E" w14:textId="77777777" w:rsidR="004B179B" w:rsidRDefault="004B179B">
      <w:pPr>
        <w:pStyle w:val="Header"/>
        <w:ind w:left="2160"/>
        <w:rPr>
          <w:rFonts w:ascii="Courier New" w:hAnsi="Courier New"/>
        </w:rPr>
      </w:pPr>
      <w:r>
        <w:rPr>
          <w:rFonts w:ascii="Courier New" w:hAnsi="Courier New"/>
        </w:rPr>
        <w:t>sp {propose*move-</w:t>
      </w:r>
      <w:proofErr w:type="gramStart"/>
      <w:r>
        <w:rPr>
          <w:rFonts w:ascii="Courier New" w:hAnsi="Courier New"/>
        </w:rPr>
        <w:t>north</w:t>
      </w:r>
      <w:proofErr w:type="gramEnd"/>
    </w:p>
    <w:p w14:paraId="7825B8A6" w14:textId="77777777" w:rsidR="004B179B" w:rsidRDefault="004B179B">
      <w:pPr>
        <w:pStyle w:val="Header"/>
        <w:ind w:left="2160"/>
        <w:rPr>
          <w:rFonts w:ascii="Courier New" w:hAnsi="Courier New"/>
        </w:rPr>
      </w:pPr>
      <w:r>
        <w:rPr>
          <w:rFonts w:ascii="Courier New" w:hAnsi="Courier New"/>
        </w:rPr>
        <w:t xml:space="preserve">   (state &lt;s&gt; ^</w:t>
      </w:r>
      <w:proofErr w:type="gramStart"/>
      <w:r>
        <w:rPr>
          <w:rFonts w:ascii="Courier New" w:hAnsi="Courier New"/>
        </w:rPr>
        <w:t>io.input</w:t>
      </w:r>
      <w:proofErr w:type="gramEnd"/>
      <w:r>
        <w:rPr>
          <w:rFonts w:ascii="Courier New" w:hAnsi="Courier New"/>
        </w:rPr>
        <w:t>-link.eater &lt;e&gt;)</w:t>
      </w:r>
    </w:p>
    <w:p w14:paraId="5A29C22C" w14:textId="77777777" w:rsidR="004B179B" w:rsidRDefault="004B179B">
      <w:pPr>
        <w:pStyle w:val="Header"/>
        <w:ind w:left="2160"/>
        <w:rPr>
          <w:rFonts w:ascii="Courier New" w:hAnsi="Courier New"/>
        </w:rPr>
      </w:pPr>
      <w:r>
        <w:rPr>
          <w:rFonts w:ascii="Courier New" w:hAnsi="Courier New"/>
        </w:rPr>
        <w:t xml:space="preserve">   (&lt;e&gt; ^x &lt;x&gt; ^y &lt;y&gt;)</w:t>
      </w:r>
    </w:p>
    <w:p w14:paraId="0F0AF438" w14:textId="77777777" w:rsidR="004B179B" w:rsidRDefault="007B3A13">
      <w:pPr>
        <w:pStyle w:val="Header"/>
        <w:ind w:left="2160"/>
        <w:rPr>
          <w:rFonts w:ascii="Courier New" w:hAnsi="Courier New"/>
        </w:rPr>
      </w:pPr>
      <w:r>
        <w:rPr>
          <w:noProof/>
        </w:rPr>
        <mc:AlternateContent>
          <mc:Choice Requires="wps">
            <w:drawing>
              <wp:anchor distT="0" distB="0" distL="114300" distR="114300" simplePos="0" relativeHeight="251850240" behindDoc="0" locked="0" layoutInCell="0" allowOverlap="1" wp14:anchorId="76C3C0E2" wp14:editId="4ECB84C1">
                <wp:simplePos x="0" y="0"/>
                <wp:positionH relativeFrom="column">
                  <wp:posOffset>4086860</wp:posOffset>
                </wp:positionH>
                <wp:positionV relativeFrom="paragraph">
                  <wp:posOffset>124460</wp:posOffset>
                </wp:positionV>
                <wp:extent cx="1028065" cy="186690"/>
                <wp:effectExtent l="0" t="0" r="635" b="3810"/>
                <wp:wrapNone/>
                <wp:docPr id="2292" name="Text Box 1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8065" cy="186690"/>
                        </a:xfrm>
                        <a:prstGeom prst="rect">
                          <a:avLst/>
                        </a:prstGeom>
                        <a:solidFill>
                          <a:srgbClr val="FFFFFF"/>
                        </a:solidFill>
                        <a:ln w="9525">
                          <a:solidFill>
                            <a:srgbClr val="FF0000"/>
                          </a:solidFill>
                          <a:miter lim="800000"/>
                          <a:headEnd/>
                          <a:tailEnd/>
                        </a:ln>
                      </wps:spPr>
                      <wps:txbx>
                        <w:txbxContent>
                          <w:p w14:paraId="7FEE2812" w14:textId="77777777" w:rsidR="004B179B" w:rsidRDefault="004B179B" w:rsidP="009E6A6A">
                            <w:pPr>
                              <w:jc w:val="center"/>
                              <w:rPr>
                                <w:color w:val="FF0000"/>
                                <w:sz w:val="16"/>
                              </w:rPr>
                            </w:pPr>
                            <w:r>
                              <w:rPr>
                                <w:color w:val="FF0000"/>
                                <w:sz w:val="16"/>
                              </w:rPr>
                              <w:t>i-supported actions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3C0E2" id="Text Box 1444" o:spid="_x0000_s1103" type="#_x0000_t202" style="position:absolute;left:0;text-align:left;margin-left:321.8pt;margin-top:9.8pt;width:80.95pt;height:14.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" o:allowincell="f" strokecolor="red">
                <v:path arrowok="t"/>
                <v:textbox inset="3.6pt,0,3.6pt,0">
                  <w:txbxContent>
                    <w:p w14:paraId="7FEE2812" w14:textId="77777777" w:rsidR="004B179B" w:rsidRDefault="004B179B" w:rsidP="009E6A6A">
                      <w:pPr>
                        <w:jc w:val="center"/>
                        <w:rPr>
                          <w:color w:val="FF0000"/>
                          <w:sz w:val="16"/>
                        </w:rPr>
                      </w:pPr>
                      <w:r>
                        <w:rPr>
                          <w:color w:val="FF0000"/>
                          <w:sz w:val="16"/>
                        </w:rPr>
                        <w:t>i-supported actions</w:t>
                      </w:r>
                    </w:p>
                  </w:txbxContent>
                </v:textbox>
              </v:shape>
            </w:pict>
          </mc:Fallback>
        </mc:AlternateContent>
      </w:r>
      <w:r w:rsidR="004B179B">
        <w:rPr>
          <w:rFonts w:ascii="Courier New" w:hAnsi="Courier New"/>
        </w:rPr>
        <w:t>--&gt;</w:t>
      </w:r>
    </w:p>
    <w:p w14:paraId="3247C0D7" w14:textId="77777777" w:rsidR="004B179B" w:rsidRDefault="007B3A13">
      <w:pPr>
        <w:pStyle w:val="Header"/>
        <w:ind w:left="2160"/>
        <w:rPr>
          <w:rFonts w:ascii="Courier New" w:hAnsi="Courier New"/>
        </w:rPr>
      </w:pPr>
      <w:r>
        <w:rPr>
          <w:noProof/>
        </w:rPr>
        <mc:AlternateContent>
          <mc:Choice Requires="wps">
            <w:drawing>
              <wp:anchor distT="0" distB="0" distL="114300" distR="114300" simplePos="0" relativeHeight="251851264" behindDoc="0" locked="0" layoutInCell="0" allowOverlap="1" wp14:anchorId="70B0B41B" wp14:editId="45FA6166">
                <wp:simplePos x="0" y="0"/>
                <wp:positionH relativeFrom="column">
                  <wp:posOffset>3187700</wp:posOffset>
                </wp:positionH>
                <wp:positionV relativeFrom="paragraph">
                  <wp:posOffset>65405</wp:posOffset>
                </wp:positionV>
                <wp:extent cx="890905" cy="8255"/>
                <wp:effectExtent l="0" t="50800" r="0" b="55245"/>
                <wp:wrapNone/>
                <wp:docPr id="2291" name="Line 1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90905" cy="825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8916C" id="Line 1445" o:spid="_x0000_s1026" style="position:absolute;flip:x y;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pt,5.15pt" to="321.15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856384" behindDoc="0" locked="0" layoutInCell="0" allowOverlap="1" wp14:anchorId="31776DFB" wp14:editId="4DC30D8D">
                <wp:simplePos x="0" y="0"/>
                <wp:positionH relativeFrom="column">
                  <wp:posOffset>3327400</wp:posOffset>
                </wp:positionH>
                <wp:positionV relativeFrom="paragraph">
                  <wp:posOffset>81280</wp:posOffset>
                </wp:positionV>
                <wp:extent cx="762000" cy="101600"/>
                <wp:effectExtent l="25400" t="0" r="0" b="50800"/>
                <wp:wrapNone/>
                <wp:docPr id="2290" name="Line 1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2000" cy="101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CD434" id="Line 1452" o:spid="_x0000_s1026" style="position:absolute;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4pt" to="322pt,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" o:allowincell="f" strokecolor="red">
                <v:stroke endarrow="block"/>
                <o:lock v:ext="edit" shapetype="f"/>
              </v:line>
            </w:pict>
          </mc:Fallback>
        </mc:AlternateContent>
      </w:r>
      <w:r w:rsidR="004B179B">
        <w:rPr>
          <w:rFonts w:ascii="Courier New" w:hAnsi="Courier New"/>
        </w:rPr>
        <w:t xml:space="preserve">   (&lt;s&gt; ^operator &lt;o&gt; +)</w:t>
      </w:r>
    </w:p>
    <w:p w14:paraId="05BDD04D" w14:textId="77777777" w:rsidR="004B179B" w:rsidRDefault="004B179B">
      <w:pPr>
        <w:pStyle w:val="Header"/>
        <w:ind w:left="2160"/>
        <w:rPr>
          <w:rFonts w:ascii="Courier New" w:hAnsi="Courier New"/>
        </w:rPr>
      </w:pPr>
      <w:r>
        <w:rPr>
          <w:rFonts w:ascii="Courier New" w:hAnsi="Courier New"/>
        </w:rPr>
        <w:t xml:space="preserve">   (&lt;o&gt; ^name move-north)}</w:t>
      </w:r>
    </w:p>
    <w:p w14:paraId="5DECC56E" w14:textId="77777777" w:rsidR="004B179B" w:rsidRDefault="004B179B">
      <w:pPr>
        <w:ind w:left="1440"/>
      </w:pPr>
    </w:p>
    <w:p w14:paraId="5F5EF449" w14:textId="77777777" w:rsidR="004B179B" w:rsidRDefault="004B179B">
      <w:r>
        <w:br w:type="page"/>
      </w:r>
      <w:r>
        <w:lastRenderedPageBreak/>
        <w:t xml:space="preserve">Returning to the problem of moving the eater, you need to add a rule that removes old move commands from the output-link after the move is finished. In Eaters, the output system creates an augmentation on the move object after the action has executed: </w:t>
      </w:r>
      <w:r>
        <w:rPr>
          <w:rFonts w:ascii="Courier New" w:hAnsi="Courier New"/>
        </w:rPr>
        <w:t>^status complete</w:t>
      </w:r>
      <w:r>
        <w:t>. To remove a structure from working memory, a rule “rejects” a working memory element in its action. A reject must be part of an operator application rule because it is a persistent change to working memory. Therefore, the removal must test the move-north operator so that it is an operator application rule. In English, the rule is:</w:t>
      </w:r>
    </w:p>
    <w:p w14:paraId="58CE80DD" w14:textId="77777777" w:rsidR="004B179B" w:rsidRDefault="004B179B"/>
    <w:p w14:paraId="05329127" w14:textId="77777777" w:rsidR="004B179B" w:rsidRDefault="004B179B">
      <w:pPr>
        <w:rPr>
          <w:rFonts w:ascii="Courier New" w:hAnsi="Courier New"/>
        </w:rPr>
      </w:pPr>
      <w:r>
        <w:rPr>
          <w:rFonts w:ascii="Courier New" w:hAnsi="Courier New"/>
        </w:rPr>
        <w:t># Apply*move-north*remove-move:</w:t>
      </w:r>
    </w:p>
    <w:p w14:paraId="7FF74A19" w14:textId="77777777" w:rsidR="004B179B" w:rsidRDefault="004B179B">
      <w:pPr>
        <w:rPr>
          <w:rFonts w:ascii="Courier New" w:hAnsi="Courier New"/>
        </w:rPr>
      </w:pPr>
      <w:r>
        <w:rPr>
          <w:rFonts w:ascii="Courier New" w:hAnsi="Courier New"/>
        </w:rPr>
        <w:t># If the move-north operator is selected,</w:t>
      </w:r>
    </w:p>
    <w:p w14:paraId="4CE2A57B" w14:textId="77777777" w:rsidR="004B179B" w:rsidRDefault="004B179B">
      <w:pPr>
        <w:rPr>
          <w:rFonts w:ascii="Courier New" w:hAnsi="Courier New"/>
        </w:rPr>
      </w:pPr>
      <w:r>
        <w:rPr>
          <w:rFonts w:ascii="Courier New" w:hAnsi="Courier New"/>
        </w:rPr>
        <w:t>#    and there is a completed move command on the output link,</w:t>
      </w:r>
    </w:p>
    <w:p w14:paraId="2DF33807" w14:textId="77777777" w:rsidR="004B179B" w:rsidRDefault="004B179B">
      <w:r>
        <w:rPr>
          <w:rFonts w:ascii="Courier New" w:hAnsi="Courier New"/>
        </w:rPr>
        <w:t xml:space="preserve">#    </w:t>
      </w:r>
      <w:proofErr w:type="gramStart"/>
      <w:r>
        <w:rPr>
          <w:rFonts w:ascii="Courier New" w:hAnsi="Courier New"/>
        </w:rPr>
        <w:t>then</w:t>
      </w:r>
      <w:proofErr w:type="gramEnd"/>
      <w:r>
        <w:rPr>
          <w:rFonts w:ascii="Courier New" w:hAnsi="Courier New"/>
        </w:rPr>
        <w:t xml:space="preserve"> remove that command.</w:t>
      </w:r>
    </w:p>
    <w:p w14:paraId="66B91DF0" w14:textId="77777777" w:rsidR="004B179B" w:rsidRDefault="004B179B"/>
    <w:p w14:paraId="66BE5F45" w14:textId="77777777" w:rsidR="004B179B" w:rsidRDefault="004B179B">
      <w:r>
        <w:t>In Soar, the action of a rule can remove a working memory element by following it by a reject preference, which is designated with a minus sign (“</w:t>
      </w:r>
      <w:proofErr w:type="gramStart"/>
      <w:r>
        <w:t>-“</w:t>
      </w:r>
      <w:proofErr w:type="gramEnd"/>
      <w:r>
        <w:t>). The above rule is translated in to Soar as follows:</w:t>
      </w:r>
    </w:p>
    <w:p w14:paraId="3059C72A" w14:textId="77777777" w:rsidR="004B179B" w:rsidRDefault="004B179B"/>
    <w:p w14:paraId="7F3A5BB6" w14:textId="77777777" w:rsidR="004B179B" w:rsidRDefault="007B3A13">
      <w:pPr>
        <w:pStyle w:val="PlainText"/>
        <w:ind w:left="720"/>
      </w:pPr>
      <w:r>
        <w:rPr>
          <w:noProof/>
        </w:rPr>
        <mc:AlternateContent>
          <mc:Choice Requires="wps">
            <w:drawing>
              <wp:anchor distT="0" distB="0" distL="114300" distR="114300" simplePos="0" relativeHeight="251486720" behindDoc="0" locked="0" layoutInCell="1" allowOverlap="1" wp14:anchorId="4EEBAC1E" wp14:editId="4236E931">
                <wp:simplePos x="0" y="0"/>
                <wp:positionH relativeFrom="column">
                  <wp:posOffset>3726815</wp:posOffset>
                </wp:positionH>
                <wp:positionV relativeFrom="paragraph">
                  <wp:posOffset>114300</wp:posOffset>
                </wp:positionV>
                <wp:extent cx="2228850" cy="266700"/>
                <wp:effectExtent l="0" t="0" r="6350" b="0"/>
                <wp:wrapNone/>
                <wp:docPr id="2289"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8850" cy="266700"/>
                        </a:xfrm>
                        <a:prstGeom prst="rect">
                          <a:avLst/>
                        </a:prstGeom>
                        <a:solidFill>
                          <a:srgbClr val="FFFFFF"/>
                        </a:solidFill>
                        <a:ln w="9525">
                          <a:solidFill>
                            <a:srgbClr val="FF0000"/>
                          </a:solidFill>
                          <a:miter lim="800000"/>
                          <a:headEnd/>
                          <a:tailEnd/>
                        </a:ln>
                      </wps:spPr>
                      <wps:txbx>
                        <w:txbxContent>
                          <w:p w14:paraId="63B706C8" w14:textId="77777777" w:rsidR="004B179B" w:rsidRDefault="004B179B">
                            <w:pPr>
                              <w:rPr>
                                <w:color w:val="FF0000"/>
                                <w:sz w:val="16"/>
                              </w:rPr>
                            </w:pPr>
                            <w:r>
                              <w:rPr>
                                <w:color w:val="FF0000"/>
                                <w:sz w:val="16"/>
                              </w:rPr>
                              <w:t>Cannot use dot notati</w:t>
                            </w:r>
                            <w:r w:rsidR="00D72A59">
                              <w:rPr>
                                <w:color w:val="FF0000"/>
                                <w:sz w:val="16"/>
                              </w:rPr>
                              <w:t>on for &lt;out</w:t>
                            </w:r>
                            <w:r>
                              <w:rPr>
                                <w:color w:val="FF0000"/>
                                <w:sz w:val="16"/>
                              </w:rPr>
                              <w:t xml:space="preserve">&gt; and &lt;move&gt; because they are needed in the </w:t>
                            </w:r>
                            <w:proofErr w:type="gramStart"/>
                            <w:r>
                              <w:rPr>
                                <w:color w:val="FF0000"/>
                                <w:sz w:val="16"/>
                              </w:rPr>
                              <w:t>action</w:t>
                            </w:r>
                            <w:proofErr w:type="gram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BAC1E" id="Text Box 602" o:spid="_x0000_s1104" type="#_x0000_t202" style="position:absolute;left:0;text-align:left;margin-left:293.45pt;margin-top:9pt;width:175.5pt;height:21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" strokecolor="red">
                <v:path arrowok="t"/>
                <v:textbox inset="3.6pt,0,3.6pt,0">
                  <w:txbxContent>
                    <w:p w14:paraId="63B706C8" w14:textId="77777777" w:rsidR="004B179B" w:rsidRDefault="004B179B">
                      <w:pPr>
                        <w:rPr>
                          <w:color w:val="FF0000"/>
                          <w:sz w:val="16"/>
                        </w:rPr>
                      </w:pPr>
                      <w:r>
                        <w:rPr>
                          <w:color w:val="FF0000"/>
                          <w:sz w:val="16"/>
                        </w:rPr>
                        <w:t>Cannot use dot notati</w:t>
                      </w:r>
                      <w:r w:rsidR="00D72A59">
                        <w:rPr>
                          <w:color w:val="FF0000"/>
                          <w:sz w:val="16"/>
                        </w:rPr>
                        <w:t>on for &lt;out</w:t>
                      </w:r>
                      <w:r>
                        <w:rPr>
                          <w:color w:val="FF0000"/>
                          <w:sz w:val="16"/>
                        </w:rPr>
                        <w:t xml:space="preserve">&gt; and &lt;move&gt; because they are needed in the </w:t>
                      </w:r>
                      <w:proofErr w:type="gramStart"/>
                      <w:r>
                        <w:rPr>
                          <w:color w:val="FF0000"/>
                          <w:sz w:val="16"/>
                        </w:rPr>
                        <w:t>action</w:t>
                      </w:r>
                      <w:proofErr w:type="gramEnd"/>
                    </w:p>
                  </w:txbxContent>
                </v:textbox>
              </v:shape>
            </w:pict>
          </mc:Fallback>
        </mc:AlternateContent>
      </w:r>
      <w:r w:rsidR="004B179B">
        <w:t>sp {apply*move-north*remove-</w:t>
      </w:r>
      <w:proofErr w:type="gramStart"/>
      <w:r w:rsidR="004B179B">
        <w:t>move</w:t>
      </w:r>
      <w:proofErr w:type="gramEnd"/>
    </w:p>
    <w:p w14:paraId="7CDD63ED" w14:textId="77777777" w:rsidR="004B179B" w:rsidRDefault="004B179B">
      <w:pPr>
        <w:pStyle w:val="PlainText"/>
        <w:ind w:left="720"/>
      </w:pPr>
      <w:r>
        <w:t xml:space="preserve">   (state &lt;s&gt; ^operator.name move-north </w:t>
      </w:r>
    </w:p>
    <w:p w14:paraId="544F833E" w14:textId="77777777" w:rsidR="004B179B" w:rsidRDefault="007B3A13">
      <w:pPr>
        <w:pStyle w:val="PlainText"/>
        <w:ind w:left="720"/>
      </w:pPr>
      <w:r>
        <w:rPr>
          <w:noProof/>
        </w:rPr>
        <mc:AlternateContent>
          <mc:Choice Requires="wps">
            <w:drawing>
              <wp:anchor distT="0" distB="0" distL="114300" distR="114300" simplePos="0" relativeHeight="251487744" behindDoc="0" locked="0" layoutInCell="0" allowOverlap="1" wp14:anchorId="4F9CE507" wp14:editId="510B0A6B">
                <wp:simplePos x="0" y="0"/>
                <wp:positionH relativeFrom="column">
                  <wp:posOffset>3137535</wp:posOffset>
                </wp:positionH>
                <wp:positionV relativeFrom="paragraph">
                  <wp:posOffset>36195</wp:posOffset>
                </wp:positionV>
                <wp:extent cx="571500" cy="0"/>
                <wp:effectExtent l="0" t="50800" r="0" b="63500"/>
                <wp:wrapNone/>
                <wp:docPr id="2288"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715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E3C32" id="Line 603" o:spid="_x0000_s1026" style="position:absolute;flip:x y;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2.85pt" to="292.05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" o:allowincell="f" strokecolor="red">
                <v:stroke endarrow="block"/>
                <o:lock v:ext="edit" shapetype="f"/>
              </v:line>
            </w:pict>
          </mc:Fallback>
        </mc:AlternateContent>
      </w:r>
      <w:r>
        <w:rPr>
          <w:noProof/>
        </w:rPr>
        <mc:AlternateContent>
          <mc:Choice Requires="wps">
            <w:drawing>
              <wp:anchor distT="0" distB="0" distL="114300" distR="114300" simplePos="0" relativeHeight="251488768" behindDoc="0" locked="0" layoutInCell="0" allowOverlap="1" wp14:anchorId="2F9B92A6" wp14:editId="7E55B3BB">
                <wp:simplePos x="0" y="0"/>
                <wp:positionH relativeFrom="column">
                  <wp:posOffset>2114550</wp:posOffset>
                </wp:positionH>
                <wp:positionV relativeFrom="paragraph">
                  <wp:posOffset>36195</wp:posOffset>
                </wp:positionV>
                <wp:extent cx="1594485" cy="173355"/>
                <wp:effectExtent l="12700" t="0" r="5715" b="55245"/>
                <wp:wrapNone/>
                <wp:docPr id="2287"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94485" cy="17335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2A2A" id="Line 604" o:spid="_x0000_s1026" style="position:absolute;flip:x;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2.85pt" to="292.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" o:allowincell="f" strokecolor="red">
                <v:stroke endarrow="block"/>
                <o:lock v:ext="edit" shapetype="f"/>
              </v:line>
            </w:pict>
          </mc:Fallback>
        </mc:AlternateContent>
      </w:r>
      <w:r w:rsidR="004B179B">
        <w:t xml:space="preserve">              ^</w:t>
      </w:r>
      <w:proofErr w:type="gramStart"/>
      <w:r w:rsidR="004B179B">
        <w:t>io.output</w:t>
      </w:r>
      <w:proofErr w:type="gramEnd"/>
      <w:r w:rsidR="004B179B">
        <w:t xml:space="preserve">-link </w:t>
      </w:r>
      <w:r w:rsidR="0002322D">
        <w:t>&lt;out&gt;</w:t>
      </w:r>
      <w:r w:rsidR="004B179B">
        <w:t>)</w:t>
      </w:r>
    </w:p>
    <w:p w14:paraId="096ABD04" w14:textId="77777777" w:rsidR="004B179B" w:rsidRDefault="007B3A13">
      <w:pPr>
        <w:pStyle w:val="PlainText"/>
        <w:ind w:left="720"/>
      </w:pPr>
      <w:r>
        <w:rPr>
          <w:noProof/>
        </w:rPr>
        <mc:AlternateContent>
          <mc:Choice Requires="wps">
            <w:drawing>
              <wp:anchor distT="0" distB="0" distL="114300" distR="114300" simplePos="0" relativeHeight="251484672" behindDoc="0" locked="0" layoutInCell="0" allowOverlap="1" wp14:anchorId="38DD0D70" wp14:editId="135948F3">
                <wp:simplePos x="0" y="0"/>
                <wp:positionH relativeFrom="column">
                  <wp:posOffset>3726815</wp:posOffset>
                </wp:positionH>
                <wp:positionV relativeFrom="paragraph">
                  <wp:posOffset>43180</wp:posOffset>
                </wp:positionV>
                <wp:extent cx="1876425" cy="266700"/>
                <wp:effectExtent l="0" t="0" r="3175" b="0"/>
                <wp:wrapNone/>
                <wp:docPr id="2286"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6425" cy="266700"/>
                        </a:xfrm>
                        <a:prstGeom prst="rect">
                          <a:avLst/>
                        </a:prstGeom>
                        <a:solidFill>
                          <a:srgbClr val="FFFFFF"/>
                        </a:solidFill>
                        <a:ln w="9525">
                          <a:solidFill>
                            <a:srgbClr val="FF0000"/>
                          </a:solidFill>
                          <a:miter lim="800000"/>
                          <a:headEnd/>
                          <a:tailEnd/>
                        </a:ln>
                      </wps:spPr>
                      <wps:txbx>
                        <w:txbxContent>
                          <w:p w14:paraId="3E375D8B" w14:textId="77777777" w:rsidR="004B179B" w:rsidRDefault="004B179B">
                            <w:pPr>
                              <w:rPr>
                                <w:color w:val="FF0000"/>
                                <w:sz w:val="16"/>
                              </w:rPr>
                            </w:pPr>
                            <w:r>
                              <w:rPr>
                                <w:color w:val="FF0000"/>
                                <w:sz w:val="16"/>
                              </w:rPr>
                              <w:t xml:space="preserve">Created by the output system when the move action is </w:t>
                            </w:r>
                            <w:proofErr w:type="gramStart"/>
                            <w:r>
                              <w:rPr>
                                <w:color w:val="FF0000"/>
                                <w:sz w:val="16"/>
                              </w:rPr>
                              <w:t>completed</w:t>
                            </w:r>
                            <w:proofErr w:type="gram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D0D70" id="Text Box 600" o:spid="_x0000_s1105" type="#_x0000_t202" style="position:absolute;left:0;text-align:left;margin-left:293.45pt;margin-top:3.4pt;width:147.75pt;height:21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" o:allowincell="f" strokecolor="red">
                <v:path arrowok="t"/>
                <v:textbox inset="3.6pt,0,3.6pt,0">
                  <w:txbxContent>
                    <w:p w14:paraId="3E375D8B" w14:textId="77777777" w:rsidR="004B179B" w:rsidRDefault="004B179B">
                      <w:pPr>
                        <w:rPr>
                          <w:color w:val="FF0000"/>
                          <w:sz w:val="16"/>
                        </w:rPr>
                      </w:pPr>
                      <w:r>
                        <w:rPr>
                          <w:color w:val="FF0000"/>
                          <w:sz w:val="16"/>
                        </w:rPr>
                        <w:t xml:space="preserve">Created by the output system when the move action is </w:t>
                      </w:r>
                      <w:proofErr w:type="gramStart"/>
                      <w:r>
                        <w:rPr>
                          <w:color w:val="FF0000"/>
                          <w:sz w:val="16"/>
                        </w:rPr>
                        <w:t>completed</w:t>
                      </w:r>
                      <w:proofErr w:type="gramEnd"/>
                    </w:p>
                  </w:txbxContent>
                </v:textbox>
              </v:shape>
            </w:pict>
          </mc:Fallback>
        </mc:AlternateContent>
      </w:r>
      <w:r w:rsidR="004B179B">
        <w:t xml:space="preserve">   (</w:t>
      </w:r>
      <w:r w:rsidR="0002322D">
        <w:t>&lt;out&gt;</w:t>
      </w:r>
      <w:r w:rsidR="004B179B">
        <w:t xml:space="preserve"> ^move &lt;move&gt;)</w:t>
      </w:r>
    </w:p>
    <w:p w14:paraId="5EE1ED9C" w14:textId="77777777" w:rsidR="004B179B" w:rsidRDefault="007B3A13">
      <w:pPr>
        <w:pStyle w:val="PlainText"/>
        <w:ind w:left="720"/>
      </w:pPr>
      <w:r>
        <w:rPr>
          <w:noProof/>
        </w:rPr>
        <mc:AlternateContent>
          <mc:Choice Requires="wps">
            <w:drawing>
              <wp:anchor distT="0" distB="0" distL="114300" distR="114300" simplePos="0" relativeHeight="251485696" behindDoc="0" locked="0" layoutInCell="0" allowOverlap="1" wp14:anchorId="63503BC9" wp14:editId="18127FFD">
                <wp:simplePos x="0" y="0"/>
                <wp:positionH relativeFrom="column">
                  <wp:posOffset>2581275</wp:posOffset>
                </wp:positionH>
                <wp:positionV relativeFrom="paragraph">
                  <wp:posOffset>36195</wp:posOffset>
                </wp:positionV>
                <wp:extent cx="1143000" cy="28575"/>
                <wp:effectExtent l="12700" t="25400" r="0" b="60325"/>
                <wp:wrapNone/>
                <wp:docPr id="2285"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43000" cy="2857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1AFED" id="Line 601" o:spid="_x0000_s1026" style="position:absolute;flip:x;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25pt,2.85pt" to="293.25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" o:allowincell="f" strokecolor="red">
                <v:stroke endarrow="block"/>
                <o:lock v:ext="edit" shapetype="f"/>
              </v:line>
            </w:pict>
          </mc:Fallback>
        </mc:AlternateContent>
      </w:r>
      <w:r w:rsidR="004B179B">
        <w:t xml:space="preserve">   (&lt;move&gt; ^status complete)</w:t>
      </w:r>
    </w:p>
    <w:p w14:paraId="1C656B7E" w14:textId="77777777" w:rsidR="004B179B" w:rsidRDefault="007B3A13">
      <w:pPr>
        <w:pStyle w:val="PlainText"/>
        <w:ind w:left="720"/>
      </w:pPr>
      <w:r>
        <w:rPr>
          <w:noProof/>
        </w:rPr>
        <mc:AlternateContent>
          <mc:Choice Requires="wps">
            <w:drawing>
              <wp:anchor distT="0" distB="0" distL="114300" distR="114300" simplePos="0" relativeHeight="251468288" behindDoc="0" locked="0" layoutInCell="0" allowOverlap="1" wp14:anchorId="18C4CAF4" wp14:editId="50AAB567">
                <wp:simplePos x="0" y="0"/>
                <wp:positionH relativeFrom="column">
                  <wp:posOffset>3736340</wp:posOffset>
                </wp:positionH>
                <wp:positionV relativeFrom="paragraph">
                  <wp:posOffset>107950</wp:posOffset>
                </wp:positionV>
                <wp:extent cx="1876425" cy="171450"/>
                <wp:effectExtent l="0" t="0" r="3175" b="6350"/>
                <wp:wrapNone/>
                <wp:docPr id="228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6425" cy="171450"/>
                        </a:xfrm>
                        <a:prstGeom prst="rect">
                          <a:avLst/>
                        </a:prstGeom>
                        <a:solidFill>
                          <a:srgbClr val="FFFFFF"/>
                        </a:solidFill>
                        <a:ln w="9525">
                          <a:solidFill>
                            <a:srgbClr val="FF0000"/>
                          </a:solidFill>
                          <a:miter lim="800000"/>
                          <a:headEnd/>
                          <a:tailEnd/>
                        </a:ln>
                      </wps:spPr>
                      <wps:txbx>
                        <w:txbxContent>
                          <w:p w14:paraId="11E37493" w14:textId="77777777" w:rsidR="004B179B" w:rsidRDefault="004B179B">
                            <w:pPr>
                              <w:rPr>
                                <w:color w:val="FF0000"/>
                                <w:sz w:val="16"/>
                              </w:rPr>
                            </w:pPr>
                            <w:r>
                              <w:rPr>
                                <w:color w:val="FF0000"/>
                                <w:sz w:val="16"/>
                              </w:rPr>
                              <w:t>- means remove from working memory</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4CAF4" id="Text Box 584" o:spid="_x0000_s1106" type="#_x0000_t202" style="position:absolute;left:0;text-align:left;margin-left:294.2pt;margin-top:8.5pt;width:147.75pt;height:13.5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" o:allowincell="f" strokecolor="red">
                <v:path arrowok="t"/>
                <v:textbox inset="3.6pt,0,3.6pt,0">
                  <w:txbxContent>
                    <w:p w14:paraId="11E37493" w14:textId="77777777" w:rsidR="004B179B" w:rsidRDefault="004B179B">
                      <w:pPr>
                        <w:rPr>
                          <w:color w:val="FF0000"/>
                          <w:sz w:val="16"/>
                        </w:rPr>
                      </w:pPr>
                      <w:r>
                        <w:rPr>
                          <w:color w:val="FF0000"/>
                          <w:sz w:val="16"/>
                        </w:rPr>
                        <w:t>- means remove from working memory</w:t>
                      </w:r>
                    </w:p>
                  </w:txbxContent>
                </v:textbox>
              </v:shape>
            </w:pict>
          </mc:Fallback>
        </mc:AlternateContent>
      </w:r>
      <w:r w:rsidR="004B179B">
        <w:t>--&gt;</w:t>
      </w:r>
    </w:p>
    <w:p w14:paraId="79D970E0" w14:textId="77777777" w:rsidR="004B179B" w:rsidRDefault="007B3A13">
      <w:pPr>
        <w:pStyle w:val="PlainText"/>
        <w:ind w:left="720"/>
      </w:pPr>
      <w:r>
        <w:rPr>
          <w:noProof/>
        </w:rPr>
        <mc:AlternateContent>
          <mc:Choice Requires="wps">
            <w:drawing>
              <wp:anchor distT="0" distB="0" distL="114300" distR="114300" simplePos="0" relativeHeight="251469312" behindDoc="0" locked="0" layoutInCell="0" allowOverlap="1" wp14:anchorId="3FFE0430" wp14:editId="0EF38221">
                <wp:simplePos x="0" y="0"/>
                <wp:positionH relativeFrom="column">
                  <wp:posOffset>2439035</wp:posOffset>
                </wp:positionH>
                <wp:positionV relativeFrom="paragraph">
                  <wp:posOffset>62865</wp:posOffset>
                </wp:positionV>
                <wp:extent cx="1289050" cy="1270"/>
                <wp:effectExtent l="0" t="50800" r="0" b="62230"/>
                <wp:wrapNone/>
                <wp:docPr id="2283"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89050" cy="127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39311" id="Line 585" o:spid="_x0000_s1026" style="position:absolute;flip:x y;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05pt,4.95pt" to="293.55pt,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" o:allowincell="f" strokecolor="red">
                <v:stroke endarrow="block"/>
                <o:lock v:ext="edit" shapetype="f"/>
              </v:line>
            </w:pict>
          </mc:Fallback>
        </mc:AlternateContent>
      </w:r>
      <w:r w:rsidR="004B179B">
        <w:t xml:space="preserve">   (</w:t>
      </w:r>
      <w:r w:rsidR="0002322D">
        <w:t>&lt;out&gt;</w:t>
      </w:r>
      <w:r w:rsidR="004B179B">
        <w:t xml:space="preserve"> ^move &lt;move&gt; -)}</w:t>
      </w:r>
    </w:p>
    <w:p w14:paraId="25CC32BE" w14:textId="77777777" w:rsidR="004B179B" w:rsidRDefault="004B179B"/>
    <w:p w14:paraId="25C3761F" w14:textId="77777777" w:rsidR="004B179B" w:rsidRDefault="004B179B">
      <w:r>
        <w:t xml:space="preserve">The action of this rule removes the working memory element specified by </w:t>
      </w:r>
      <w:r>
        <w:rPr>
          <w:rFonts w:ascii="Courier New" w:hAnsi="Courier New"/>
        </w:rPr>
        <w:t>(</w:t>
      </w:r>
      <w:r w:rsidR="0002322D">
        <w:rPr>
          <w:rFonts w:ascii="Courier New" w:hAnsi="Courier New"/>
        </w:rPr>
        <w:t>&lt;out&gt;</w:t>
      </w:r>
      <w:r>
        <w:rPr>
          <w:rFonts w:ascii="Courier New" w:hAnsi="Courier New"/>
        </w:rPr>
        <w:t xml:space="preserve"> ^move &lt;move&gt;)</w:t>
      </w:r>
      <w:r>
        <w:t xml:space="preserve">, which would be something like </w:t>
      </w:r>
      <w:r>
        <w:rPr>
          <w:rFonts w:ascii="Courier New" w:hAnsi="Courier New"/>
        </w:rPr>
        <w:t>(i3 ^move m1)</w:t>
      </w:r>
      <w:r>
        <w:t xml:space="preserve">. When this working memory element is removed, </w:t>
      </w:r>
      <w:proofErr w:type="gramStart"/>
      <w:r>
        <w:t>all of</w:t>
      </w:r>
      <w:proofErr w:type="gramEnd"/>
      <w:r>
        <w:t xml:space="preserve"> the augmentations of </w:t>
      </w:r>
      <w:r>
        <w:rPr>
          <w:rFonts w:ascii="Courier New" w:hAnsi="Courier New"/>
        </w:rPr>
        <w:t>m1</w:t>
      </w:r>
      <w:r>
        <w:t xml:space="preserve"> are automatically removed because they are no longer </w:t>
      </w:r>
      <w:r>
        <w:rPr>
          <w:i/>
        </w:rPr>
        <w:t>linked</w:t>
      </w:r>
      <w:r>
        <w:t xml:space="preserve"> to the rest of working memory. In this case, </w:t>
      </w:r>
      <w:r>
        <w:rPr>
          <w:rFonts w:ascii="Courier New" w:hAnsi="Courier New"/>
        </w:rPr>
        <w:t>(m1 ^direction north)</w:t>
      </w:r>
      <w:r>
        <w:t xml:space="preserve"> and </w:t>
      </w:r>
      <w:r>
        <w:rPr>
          <w:rFonts w:ascii="Courier New" w:hAnsi="Courier New"/>
        </w:rPr>
        <w:t>(m1 ^status complete)</w:t>
      </w:r>
      <w:r>
        <w:t xml:space="preserve"> are removed. These would not be removed if they remained linked via another working memory element that had </w:t>
      </w:r>
      <w:r>
        <w:rPr>
          <w:rFonts w:ascii="Courier New" w:hAnsi="Courier New"/>
        </w:rPr>
        <w:t>m1</w:t>
      </w:r>
      <w:r>
        <w:t xml:space="preserve"> as a value. </w:t>
      </w:r>
    </w:p>
    <w:p w14:paraId="56974798" w14:textId="77777777" w:rsidR="004B179B" w:rsidRDefault="004B179B"/>
    <w:p w14:paraId="04A2853D" w14:textId="77777777" w:rsidR="004B179B" w:rsidRDefault="004B179B">
      <w:r>
        <w:t xml:space="preserve">This is an operator application rule, so it will not fire during the following operator proposal phase. Instead, it will fire during the next operator application phase, after a new move-north operator has been selected. It will not interfere with other operator application rules because rules fire (and retract) in </w:t>
      </w:r>
      <w:r>
        <w:rPr>
          <w:i/>
        </w:rPr>
        <w:t>parallel</w:t>
      </w:r>
      <w:r>
        <w:t xml:space="preserve"> as a wave. The parallelism is only simulated, but the effect is as if all the rules fire or retract at the same time. Once a wave of rules has fired, their actions may cause additional rules to match or retract. Soar will continue to fire or retract additional waves of rules until no more rules match. Thus, within the phases of proposing and applying operators, Soar fires all rules that match until </w:t>
      </w:r>
      <w:r>
        <w:rPr>
          <w:i/>
        </w:rPr>
        <w:t>quiescence</w:t>
      </w:r>
      <w:r>
        <w:t xml:space="preserve">, that is, until no more rules match. During the </w:t>
      </w:r>
      <w:proofErr w:type="gramStart"/>
      <w:r>
        <w:t>propose</w:t>
      </w:r>
      <w:proofErr w:type="gramEnd"/>
      <w:r>
        <w:t xml:space="preserve"> phase, only rules that have i-supported actions will fire. During the apply phase, both o-supported and i-supported rules fire.</w:t>
      </w:r>
    </w:p>
    <w:p w14:paraId="69DE21AA" w14:textId="77777777" w:rsidR="004B179B" w:rsidRDefault="004B179B"/>
    <w:p w14:paraId="09BE72EB" w14:textId="77777777" w:rsidR="004B179B" w:rsidRDefault="004B179B">
      <w:r>
        <w:t xml:space="preserve">Returning to our diagram of the phases of Soar, both the </w:t>
      </w:r>
      <w:proofErr w:type="gramStart"/>
      <w:r>
        <w:t>propose</w:t>
      </w:r>
      <w:proofErr w:type="gramEnd"/>
      <w:r>
        <w:t xml:space="preserve"> operator and apply operator phases can be expanded to show that multiple rules fire and retract in parallel until quiescence.</w:t>
      </w:r>
    </w:p>
    <w:p w14:paraId="6A4B5405" w14:textId="77777777" w:rsidR="004B179B" w:rsidRDefault="004B179B"/>
    <w:p w14:paraId="66E33BED" w14:textId="77777777" w:rsidR="004B179B" w:rsidRDefault="007B3A13">
      <w:r>
        <w:rPr>
          <w:noProof/>
        </w:rPr>
        <mc:AlternateContent>
          <mc:Choice Requires="wps">
            <w:drawing>
              <wp:anchor distT="0" distB="0" distL="114300" distR="114300" simplePos="0" relativeHeight="251776512" behindDoc="0" locked="0" layoutInCell="0" allowOverlap="1" wp14:anchorId="2ED3D38D" wp14:editId="0F679E78">
                <wp:simplePos x="0" y="0"/>
                <wp:positionH relativeFrom="column">
                  <wp:posOffset>3806825</wp:posOffset>
                </wp:positionH>
                <wp:positionV relativeFrom="paragraph">
                  <wp:posOffset>44450</wp:posOffset>
                </wp:positionV>
                <wp:extent cx="1139190" cy="822960"/>
                <wp:effectExtent l="0" t="0" r="3810" b="2540"/>
                <wp:wrapNone/>
                <wp:docPr id="2282" name="AutoShape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190" cy="822960"/>
                        </a:xfrm>
                        <a:prstGeom prst="roundRect">
                          <a:avLst>
                            <a:gd name="adj" fmla="val 16667"/>
                          </a:avLst>
                        </a:prstGeom>
                        <a:solidFill>
                          <a:srgbClr val="FFFFFF"/>
                        </a:solidFill>
                        <a:ln w="9525">
                          <a:solidFill>
                            <a:srgbClr val="000000"/>
                          </a:solidFill>
                          <a:round/>
                          <a:headEnd/>
                          <a:tailEnd/>
                        </a:ln>
                      </wps:spPr>
                      <wps:txbx>
                        <w:txbxContent>
                          <w:p w14:paraId="21CD78FB" w14:textId="77777777" w:rsidR="004B179B" w:rsidRDefault="004B179B">
                            <w:pPr>
                              <w:jc w:val="center"/>
                            </w:pPr>
                            <w:r>
                              <w:t>Apply Operator</w:t>
                            </w:r>
                          </w:p>
                          <w:p w14:paraId="62A70CA0" w14:textId="77777777" w:rsidR="004B179B" w:rsidRDefault="004B179B">
                            <w:pPr>
                              <w:jc w:val="center"/>
                            </w:pPr>
                            <w:r>
                              <w:t>(o-support)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D3D38D" id="AutoShape 1193" o:spid="_x0000_s1107" style="position:absolute;margin-left:299.75pt;margin-top:3.5pt;width:89.7pt;height:64.8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" o:allowincell="f">
                <v:path arrowok="t"/>
                <v:textbox inset=",0,,0">
                  <w:txbxContent>
                    <w:p w14:paraId="21CD78FB" w14:textId="77777777" w:rsidR="004B179B" w:rsidRDefault="004B179B">
                      <w:pPr>
                        <w:jc w:val="center"/>
                      </w:pPr>
                      <w:r>
                        <w:t>Apply Operator</w:t>
                      </w:r>
                    </w:p>
                    <w:p w14:paraId="62A70CA0" w14:textId="77777777" w:rsidR="004B179B" w:rsidRDefault="004B179B">
                      <w:pPr>
                        <w:jc w:val="center"/>
                      </w:pPr>
                      <w:r>
                        <w:t>(o-support)</w:t>
                      </w:r>
                    </w:p>
                  </w:txbxContent>
                </v:textbox>
              </v:roundrect>
            </w:pict>
          </mc:Fallback>
        </mc:AlternateContent>
      </w:r>
      <w:r>
        <w:rPr>
          <w:noProof/>
        </w:rPr>
        <mc:AlternateContent>
          <mc:Choice Requires="wps">
            <w:drawing>
              <wp:anchor distT="0" distB="0" distL="114300" distR="114300" simplePos="0" relativeHeight="251775488" behindDoc="0" locked="0" layoutInCell="0" allowOverlap="1" wp14:anchorId="153717B2" wp14:editId="7D94C0AE">
                <wp:simplePos x="0" y="0"/>
                <wp:positionH relativeFrom="column">
                  <wp:posOffset>1017270</wp:posOffset>
                </wp:positionH>
                <wp:positionV relativeFrom="paragraph">
                  <wp:posOffset>36830</wp:posOffset>
                </wp:positionV>
                <wp:extent cx="1291590" cy="830580"/>
                <wp:effectExtent l="0" t="0" r="3810" b="0"/>
                <wp:wrapNone/>
                <wp:docPr id="2281" name="AutoShape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1590" cy="830580"/>
                        </a:xfrm>
                        <a:prstGeom prst="roundRect">
                          <a:avLst>
                            <a:gd name="adj" fmla="val 16667"/>
                          </a:avLst>
                        </a:prstGeom>
                        <a:solidFill>
                          <a:srgbClr val="FFFFFF"/>
                        </a:solidFill>
                        <a:ln w="9525">
                          <a:solidFill>
                            <a:srgbClr val="000000"/>
                          </a:solidFill>
                          <a:round/>
                          <a:headEnd/>
                          <a:tailEnd/>
                        </a:ln>
                      </wps:spPr>
                      <wps:txbx>
                        <w:txbxContent>
                          <w:p w14:paraId="2BC38A16" w14:textId="77777777" w:rsidR="004B179B" w:rsidRDefault="004B179B">
                            <w:r>
                              <w:t>Propose Operators</w:t>
                            </w:r>
                          </w:p>
                          <w:p w14:paraId="0795303C" w14:textId="77777777" w:rsidR="004B179B" w:rsidRDefault="004B179B">
                            <w:pPr>
                              <w:jc w:val="center"/>
                            </w:pPr>
                            <w:r>
                              <w:t>(i-supported)</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3717B2" id="AutoShape 1192" o:spid="_x0000_s1108" style="position:absolute;margin-left:80.1pt;margin-top:2.9pt;width:101.7pt;height:65.4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" o:allowincell="f">
                <v:path arrowok="t"/>
                <v:textbox inset="3.6pt,0,3.6pt,0">
                  <w:txbxContent>
                    <w:p w14:paraId="2BC38A16" w14:textId="77777777" w:rsidR="004B179B" w:rsidRDefault="004B179B">
                      <w:r>
                        <w:t>Propose Operators</w:t>
                      </w:r>
                    </w:p>
                    <w:p w14:paraId="0795303C" w14:textId="77777777" w:rsidR="004B179B" w:rsidRDefault="004B179B">
                      <w:pPr>
                        <w:jc w:val="center"/>
                      </w:pPr>
                      <w:r>
                        <w:t>(i-supported)</w:t>
                      </w:r>
                    </w:p>
                  </w:txbxContent>
                </v:textbox>
              </v:roundrect>
            </w:pict>
          </mc:Fallback>
        </mc:AlternateContent>
      </w:r>
    </w:p>
    <w:p w14:paraId="367ED375" w14:textId="77777777" w:rsidR="004B179B" w:rsidRDefault="004B179B"/>
    <w:p w14:paraId="3A82F99C" w14:textId="77777777" w:rsidR="004B179B" w:rsidRDefault="007B3A13">
      <w:r>
        <w:rPr>
          <w:noProof/>
        </w:rPr>
        <mc:AlternateContent>
          <mc:Choice Requires="wps">
            <w:drawing>
              <wp:anchor distT="0" distB="0" distL="114300" distR="114300" simplePos="0" relativeHeight="251803136" behindDoc="0" locked="0" layoutInCell="0" allowOverlap="1" wp14:anchorId="4EB0DC2E" wp14:editId="71FBAC0C">
                <wp:simplePos x="0" y="0"/>
                <wp:positionH relativeFrom="column">
                  <wp:posOffset>3878580</wp:posOffset>
                </wp:positionH>
                <wp:positionV relativeFrom="paragraph">
                  <wp:posOffset>91440</wp:posOffset>
                </wp:positionV>
                <wp:extent cx="106680" cy="72390"/>
                <wp:effectExtent l="0" t="0" r="7620" b="3810"/>
                <wp:wrapNone/>
                <wp:docPr id="2280" name="Lin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9369B" id="Line 1222" o:spid="_x0000_s1026" style="position:absolute;flip:x 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4pt,7.2pt" to="313.8pt,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" o:allowincell="f">
                <o:lock v:ext="edit" shapetype="f"/>
              </v:line>
            </w:pict>
          </mc:Fallback>
        </mc:AlternateContent>
      </w:r>
      <w:r>
        <w:rPr>
          <w:noProof/>
        </w:rPr>
        <mc:AlternateContent>
          <mc:Choice Requires="wps">
            <w:drawing>
              <wp:anchor distT="0" distB="0" distL="114300" distR="114300" simplePos="0" relativeHeight="251789824" behindDoc="0" locked="0" layoutInCell="0" allowOverlap="1" wp14:anchorId="5F04324E" wp14:editId="3F0AD465">
                <wp:simplePos x="0" y="0"/>
                <wp:positionH relativeFrom="column">
                  <wp:posOffset>1211580</wp:posOffset>
                </wp:positionH>
                <wp:positionV relativeFrom="paragraph">
                  <wp:posOffset>137160</wp:posOffset>
                </wp:positionV>
                <wp:extent cx="236220" cy="0"/>
                <wp:effectExtent l="0" t="63500" r="0" b="63500"/>
                <wp:wrapNone/>
                <wp:docPr id="2279"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69D3" id="Line 1209"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4pt,10.8pt" to="114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" o:allowincell="f">
                <v:stroke endarrow="block"/>
                <o:lock v:ext="edit" shapetype="f"/>
              </v:line>
            </w:pict>
          </mc:Fallback>
        </mc:AlternateContent>
      </w:r>
      <w:r>
        <w:rPr>
          <w:noProof/>
        </w:rPr>
        <mc:AlternateContent>
          <mc:Choice Requires="wps">
            <w:drawing>
              <wp:anchor distT="0" distB="0" distL="114300" distR="114300" simplePos="0" relativeHeight="251792896" behindDoc="0" locked="0" layoutInCell="0" allowOverlap="1" wp14:anchorId="1D82FC69" wp14:editId="451A1A31">
                <wp:simplePos x="0" y="0"/>
                <wp:positionH relativeFrom="column">
                  <wp:posOffset>1101090</wp:posOffset>
                </wp:positionH>
                <wp:positionV relativeFrom="paragraph">
                  <wp:posOffset>137160</wp:posOffset>
                </wp:positionV>
                <wp:extent cx="102870" cy="60960"/>
                <wp:effectExtent l="0" t="0" r="0" b="2540"/>
                <wp:wrapNone/>
                <wp:docPr id="227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7BCBB" id="Line 1212"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7pt,10.8pt" to="94.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791872" behindDoc="0" locked="0" layoutInCell="0" allowOverlap="1" wp14:anchorId="156B9FAC" wp14:editId="5CD9431A">
                <wp:simplePos x="0" y="0"/>
                <wp:positionH relativeFrom="column">
                  <wp:posOffset>1089660</wp:posOffset>
                </wp:positionH>
                <wp:positionV relativeFrom="paragraph">
                  <wp:posOffset>133350</wp:posOffset>
                </wp:positionV>
                <wp:extent cx="118110" cy="3810"/>
                <wp:effectExtent l="0" t="0" r="0" b="8890"/>
                <wp:wrapNone/>
                <wp:docPr id="2277"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38926" id="Line 1211" o:spid="_x0000_s1026" style="position:absolute;flip:x y;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8pt,10.5pt" to="95.1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790848" behindDoc="0" locked="0" layoutInCell="0" allowOverlap="1" wp14:anchorId="15F03070" wp14:editId="3A7EF30F">
                <wp:simplePos x="0" y="0"/>
                <wp:positionH relativeFrom="column">
                  <wp:posOffset>1101090</wp:posOffset>
                </wp:positionH>
                <wp:positionV relativeFrom="paragraph">
                  <wp:posOffset>68580</wp:posOffset>
                </wp:positionV>
                <wp:extent cx="106680" cy="72390"/>
                <wp:effectExtent l="0" t="0" r="7620" b="3810"/>
                <wp:wrapNone/>
                <wp:docPr id="2276"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E97D8" id="Line 1210" o:spid="_x0000_s1026" style="position:absolute;flip:x 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7pt,5.4pt" to="95.1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JerX5N0AAAAOAQAADwAAAAAAAAAAAAAAAAAMBAAAZHJzL2Rvd25y&#13;&#10;ZXYueG1sUEsFBgAAAAAEAAQA8wAAABYFAAAAAA==&#13;&#10;" o:allowincell="f">
                <o:lock v:ext="edit" shapetype="f"/>
              </v:line>
            </w:pict>
          </mc:Fallback>
        </mc:AlternateContent>
      </w:r>
    </w:p>
    <w:p w14:paraId="4DAEA1CC" w14:textId="77777777" w:rsidR="004B179B" w:rsidRDefault="007B3A13">
      <w:r>
        <w:rPr>
          <w:noProof/>
        </w:rPr>
        <mc:AlternateContent>
          <mc:Choice Requires="wps">
            <w:drawing>
              <wp:anchor distT="0" distB="0" distL="114300" distR="114300" simplePos="0" relativeHeight="251841024" behindDoc="0" locked="0" layoutInCell="0" allowOverlap="1" wp14:anchorId="333F4D08" wp14:editId="1E7B09CB">
                <wp:simplePos x="0" y="0"/>
                <wp:positionH relativeFrom="column">
                  <wp:posOffset>4583430</wp:posOffset>
                </wp:positionH>
                <wp:positionV relativeFrom="paragraph">
                  <wp:posOffset>311150</wp:posOffset>
                </wp:positionV>
                <wp:extent cx="118110" cy="3810"/>
                <wp:effectExtent l="0" t="0" r="0" b="8890"/>
                <wp:wrapNone/>
                <wp:docPr id="2275"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9FA72" id="Line 1263" o:spid="_x0000_s1026" style="position:absolute;flip:x y;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9pt,24.5pt" to="370.2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36928" behindDoc="0" locked="0" layoutInCell="0" allowOverlap="1" wp14:anchorId="71337B13" wp14:editId="5F0568EF">
                <wp:simplePos x="0" y="0"/>
                <wp:positionH relativeFrom="column">
                  <wp:posOffset>4213860</wp:posOffset>
                </wp:positionH>
                <wp:positionV relativeFrom="paragraph">
                  <wp:posOffset>314960</wp:posOffset>
                </wp:positionV>
                <wp:extent cx="118110" cy="3810"/>
                <wp:effectExtent l="0" t="0" r="0" b="8890"/>
                <wp:wrapNone/>
                <wp:docPr id="2274"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95CE" id="Line 1255" o:spid="_x0000_s1026" style="position:absolute;flip:x 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pt,24.8pt" to="341.1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02112" behindDoc="0" locked="0" layoutInCell="0" allowOverlap="1" wp14:anchorId="6D977B5A" wp14:editId="6764266D">
                <wp:simplePos x="0" y="0"/>
                <wp:positionH relativeFrom="column">
                  <wp:posOffset>3989070</wp:posOffset>
                </wp:positionH>
                <wp:positionV relativeFrom="paragraph">
                  <wp:posOffset>13970</wp:posOffset>
                </wp:positionV>
                <wp:extent cx="194310" cy="3810"/>
                <wp:effectExtent l="0" t="50800" r="0" b="59690"/>
                <wp:wrapNone/>
                <wp:docPr id="2273"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431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27E5D" id="Line 1221"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1pt,1.1pt" to="329.4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" o:allowincell="f">
                <v:stroke endarrow="block"/>
                <o:lock v:ext="edit" shapetype="f"/>
              </v:line>
            </w:pict>
          </mc:Fallback>
        </mc:AlternateContent>
      </w:r>
      <w:r>
        <w:rPr>
          <w:noProof/>
        </w:rPr>
        <mc:AlternateContent>
          <mc:Choice Requires="wps">
            <w:drawing>
              <wp:anchor distT="0" distB="0" distL="114300" distR="114300" simplePos="0" relativeHeight="251807232" behindDoc="0" locked="0" layoutInCell="0" allowOverlap="1" wp14:anchorId="082311AC" wp14:editId="4469A071">
                <wp:simplePos x="0" y="0"/>
                <wp:positionH relativeFrom="column">
                  <wp:posOffset>3870960</wp:posOffset>
                </wp:positionH>
                <wp:positionV relativeFrom="paragraph">
                  <wp:posOffset>93980</wp:posOffset>
                </wp:positionV>
                <wp:extent cx="106680" cy="72390"/>
                <wp:effectExtent l="0" t="0" r="7620" b="3810"/>
                <wp:wrapNone/>
                <wp:docPr id="2272"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E1E50" id="Line 1226" o:spid="_x0000_s1026" style="position:absolute;flip:x 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pt,7.4pt" to="313.2pt,1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805184" behindDoc="0" locked="0" layoutInCell="0" allowOverlap="1" wp14:anchorId="233CE84B" wp14:editId="72A84588">
                <wp:simplePos x="0" y="0"/>
                <wp:positionH relativeFrom="column">
                  <wp:posOffset>3878580</wp:posOffset>
                </wp:positionH>
                <wp:positionV relativeFrom="paragraph">
                  <wp:posOffset>13970</wp:posOffset>
                </wp:positionV>
                <wp:extent cx="102870" cy="60960"/>
                <wp:effectExtent l="0" t="0" r="0" b="2540"/>
                <wp:wrapNone/>
                <wp:docPr id="2271"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F75E6" id="Line 1224" o:spid="_x0000_s1026" style="position:absolute;flip:x;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4pt,1.1pt" to="313.5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804160" behindDoc="0" locked="0" layoutInCell="0" allowOverlap="1" wp14:anchorId="3C806CC4" wp14:editId="25D96682">
                <wp:simplePos x="0" y="0"/>
                <wp:positionH relativeFrom="column">
                  <wp:posOffset>3867150</wp:posOffset>
                </wp:positionH>
                <wp:positionV relativeFrom="paragraph">
                  <wp:posOffset>10160</wp:posOffset>
                </wp:positionV>
                <wp:extent cx="118110" cy="3810"/>
                <wp:effectExtent l="0" t="0" r="0" b="8890"/>
                <wp:wrapNone/>
                <wp:docPr id="2270"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8C000" id="Line 1223"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5pt,.8pt" to="313.8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23616" behindDoc="0" locked="0" layoutInCell="0" allowOverlap="1" wp14:anchorId="203E51C2" wp14:editId="11D352BA">
                <wp:simplePos x="0" y="0"/>
                <wp:positionH relativeFrom="column">
                  <wp:posOffset>1882140</wp:posOffset>
                </wp:positionH>
                <wp:positionV relativeFrom="paragraph">
                  <wp:posOffset>78740</wp:posOffset>
                </wp:positionV>
                <wp:extent cx="106680" cy="72390"/>
                <wp:effectExtent l="0" t="0" r="7620" b="3810"/>
                <wp:wrapNone/>
                <wp:docPr id="2269"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FBCF5" id="Line 1242" o:spid="_x0000_s1026" style="position:absolute;flip:x y;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6.2pt" to="156.6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" o:allowincell="f">
                <o:lock v:ext="edit" shapetype="f"/>
              </v:line>
            </w:pict>
          </mc:Fallback>
        </mc:AlternateContent>
      </w:r>
      <w:r>
        <w:rPr>
          <w:noProof/>
        </w:rPr>
        <mc:AlternateContent>
          <mc:Choice Requires="wps">
            <w:drawing>
              <wp:anchor distT="0" distB="0" distL="114300" distR="114300" simplePos="0" relativeHeight="251828736" behindDoc="0" locked="0" layoutInCell="0" allowOverlap="1" wp14:anchorId="7319557A" wp14:editId="2DF11418">
                <wp:simplePos x="0" y="0"/>
                <wp:positionH relativeFrom="column">
                  <wp:posOffset>1870710</wp:posOffset>
                </wp:positionH>
                <wp:positionV relativeFrom="paragraph">
                  <wp:posOffset>292100</wp:posOffset>
                </wp:positionV>
                <wp:extent cx="118110" cy="3810"/>
                <wp:effectExtent l="0" t="0" r="0" b="8890"/>
                <wp:wrapNone/>
                <wp:docPr id="2268"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FF69B" id="Line 1247"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pt,23pt" to="156.6pt,2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16448" behindDoc="0" locked="0" layoutInCell="0" allowOverlap="1" wp14:anchorId="149CB06B" wp14:editId="5A28A839">
                <wp:simplePos x="0" y="0"/>
                <wp:positionH relativeFrom="column">
                  <wp:posOffset>1482090</wp:posOffset>
                </wp:positionH>
                <wp:positionV relativeFrom="paragraph">
                  <wp:posOffset>139700</wp:posOffset>
                </wp:positionV>
                <wp:extent cx="118110" cy="3810"/>
                <wp:effectExtent l="0" t="0" r="0" b="8890"/>
                <wp:wrapNone/>
                <wp:docPr id="2267"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B46F3" id="Line 1235" o:spid="_x0000_s1026" style="position:absolute;flip:x y;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pt,11pt" to="126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815424" behindDoc="0" locked="0" layoutInCell="0" allowOverlap="1" wp14:anchorId="64CA8B1D" wp14:editId="4947D3C4">
                <wp:simplePos x="0" y="0"/>
                <wp:positionH relativeFrom="column">
                  <wp:posOffset>1493520</wp:posOffset>
                </wp:positionH>
                <wp:positionV relativeFrom="paragraph">
                  <wp:posOffset>74930</wp:posOffset>
                </wp:positionV>
                <wp:extent cx="106680" cy="72390"/>
                <wp:effectExtent l="0" t="0" r="7620" b="3810"/>
                <wp:wrapNone/>
                <wp:docPr id="2266"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398BE" id="Line 1234" o:spid="_x0000_s1026" style="position:absolute;flip:x 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5.9pt" to="126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" o:allowincell="f">
                <o:lock v:ext="edit" shapetype="f"/>
              </v:line>
            </w:pict>
          </mc:Fallback>
        </mc:AlternateContent>
      </w:r>
      <w:r>
        <w:rPr>
          <w:noProof/>
        </w:rPr>
        <mc:AlternateContent>
          <mc:Choice Requires="wps">
            <w:drawing>
              <wp:anchor distT="0" distB="0" distL="114300" distR="114300" simplePos="0" relativeHeight="251814400" behindDoc="0" locked="0" layoutInCell="0" allowOverlap="1" wp14:anchorId="6393E62F" wp14:editId="3BF28D10">
                <wp:simplePos x="0" y="0"/>
                <wp:positionH relativeFrom="column">
                  <wp:posOffset>1604010</wp:posOffset>
                </wp:positionH>
                <wp:positionV relativeFrom="paragraph">
                  <wp:posOffset>143510</wp:posOffset>
                </wp:positionV>
                <wp:extent cx="236220" cy="0"/>
                <wp:effectExtent l="0" t="63500" r="0" b="63500"/>
                <wp:wrapNone/>
                <wp:docPr id="2265"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89E3E" id="Line 1233"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3pt" to="144.9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" o:allowincell="f">
                <v:stroke endarrow="block"/>
                <o:lock v:ext="edit" shapetype="f"/>
              </v:line>
            </w:pict>
          </mc:Fallback>
        </mc:AlternateContent>
      </w:r>
      <w:r>
        <w:rPr>
          <w:noProof/>
        </w:rPr>
        <mc:AlternateContent>
          <mc:Choice Requires="wps">
            <w:drawing>
              <wp:anchor distT="0" distB="0" distL="114300" distR="114300" simplePos="0" relativeHeight="251820544" behindDoc="0" locked="0" layoutInCell="0" allowOverlap="1" wp14:anchorId="631A7F8B" wp14:editId="0A9BE472">
                <wp:simplePos x="0" y="0"/>
                <wp:positionH relativeFrom="column">
                  <wp:posOffset>1482090</wp:posOffset>
                </wp:positionH>
                <wp:positionV relativeFrom="paragraph">
                  <wp:posOffset>288290</wp:posOffset>
                </wp:positionV>
                <wp:extent cx="118110" cy="3810"/>
                <wp:effectExtent l="0" t="0" r="0" b="8890"/>
                <wp:wrapNone/>
                <wp:docPr id="2264"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E0332" id="Line 1239" o:spid="_x0000_s1026" style="position:absolute;flip:x 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pt,22.7pt" to="126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793920" behindDoc="0" locked="0" layoutInCell="0" allowOverlap="1" wp14:anchorId="1997A0F0" wp14:editId="6905E184">
                <wp:simplePos x="0" y="0"/>
                <wp:positionH relativeFrom="column">
                  <wp:posOffset>1203960</wp:posOffset>
                </wp:positionH>
                <wp:positionV relativeFrom="paragraph">
                  <wp:posOffset>139700</wp:posOffset>
                </wp:positionV>
                <wp:extent cx="236220" cy="0"/>
                <wp:effectExtent l="0" t="63500" r="0" b="63500"/>
                <wp:wrapNone/>
                <wp:docPr id="2263"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BCC86" id="Line 1213"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11pt" to="113.4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" o:allowincell="f">
                <v:stroke endarrow="block"/>
                <o:lock v:ext="edit" shapetype="f"/>
              </v:line>
            </w:pict>
          </mc:Fallback>
        </mc:AlternateContent>
      </w:r>
      <w:r>
        <w:rPr>
          <w:noProof/>
        </w:rPr>
        <mc:AlternateContent>
          <mc:Choice Requires="wps">
            <w:drawing>
              <wp:anchor distT="0" distB="0" distL="114300" distR="114300" simplePos="0" relativeHeight="251796992" behindDoc="0" locked="0" layoutInCell="0" allowOverlap="1" wp14:anchorId="21A965FD" wp14:editId="7ABA5700">
                <wp:simplePos x="0" y="0"/>
                <wp:positionH relativeFrom="column">
                  <wp:posOffset>1093470</wp:posOffset>
                </wp:positionH>
                <wp:positionV relativeFrom="paragraph">
                  <wp:posOffset>139700</wp:posOffset>
                </wp:positionV>
                <wp:extent cx="102870" cy="60960"/>
                <wp:effectExtent l="0" t="0" r="0" b="2540"/>
                <wp:wrapNone/>
                <wp:docPr id="226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B4B70" id="Line 1216" o:spid="_x0000_s1026" style="position:absolute;flip:x;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1pt" to="94.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795968" behindDoc="0" locked="0" layoutInCell="0" allowOverlap="1" wp14:anchorId="59A88EC3" wp14:editId="3279C11B">
                <wp:simplePos x="0" y="0"/>
                <wp:positionH relativeFrom="column">
                  <wp:posOffset>1082040</wp:posOffset>
                </wp:positionH>
                <wp:positionV relativeFrom="paragraph">
                  <wp:posOffset>135890</wp:posOffset>
                </wp:positionV>
                <wp:extent cx="118110" cy="3810"/>
                <wp:effectExtent l="0" t="0" r="0" b="8890"/>
                <wp:wrapNone/>
                <wp:docPr id="2261"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A56E0" id="Line 1215" o:spid="_x0000_s1026" style="position:absolute;flip:x 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0.7pt" to="94.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794944" behindDoc="0" locked="0" layoutInCell="0" allowOverlap="1" wp14:anchorId="03F202BA" wp14:editId="765F4BD8">
                <wp:simplePos x="0" y="0"/>
                <wp:positionH relativeFrom="column">
                  <wp:posOffset>1093470</wp:posOffset>
                </wp:positionH>
                <wp:positionV relativeFrom="paragraph">
                  <wp:posOffset>71120</wp:posOffset>
                </wp:positionV>
                <wp:extent cx="106680" cy="72390"/>
                <wp:effectExtent l="0" t="0" r="7620" b="3810"/>
                <wp:wrapNone/>
                <wp:docPr id="2260"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362E2" id="Line 1214" o:spid="_x0000_s1026" style="position:absolute;flip:x 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5.6pt" to="94.5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zq0c4d0AAAAOAQAADwAAAAAAAAAAAAAAAAAM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786752" behindDoc="0" locked="0" layoutInCell="0" allowOverlap="1" wp14:anchorId="40ED991A" wp14:editId="7617490B">
                <wp:simplePos x="0" y="0"/>
                <wp:positionH relativeFrom="column">
                  <wp:posOffset>255270</wp:posOffset>
                </wp:positionH>
                <wp:positionV relativeFrom="paragraph">
                  <wp:posOffset>86360</wp:posOffset>
                </wp:positionV>
                <wp:extent cx="457200" cy="342900"/>
                <wp:effectExtent l="0" t="0" r="0" b="0"/>
                <wp:wrapNone/>
                <wp:docPr id="2259" name="Text Box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1058E88E" w14:textId="77777777" w:rsidR="004B179B" w:rsidRDefault="004B179B">
                            <w:pPr>
                              <w:jc w:val="center"/>
                            </w:pPr>
                            <w:r>
                              <w:t>Input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D991A" id="Text Box 1203" o:spid="_x0000_s1109" type="#_x0000_t202" style="position:absolute;margin-left:20.1pt;margin-top:6.8pt;width:36pt;height:27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" o:allowincell="f">
                <v:path arrowok="t"/>
                <v:textbox inset="3.6pt,0,3.6pt,0">
                  <w:txbxContent>
                    <w:p w14:paraId="1058E88E" w14:textId="77777777" w:rsidR="004B179B" w:rsidRDefault="004B179B">
                      <w:pPr>
                        <w:jc w:val="center"/>
                      </w:pPr>
                      <w:r>
                        <w:t>Input</w:t>
                      </w:r>
                    </w:p>
                  </w:txbxContent>
                </v:textbox>
              </v:shape>
            </w:pict>
          </mc:Fallback>
        </mc:AlternateContent>
      </w:r>
      <w:r>
        <w:rPr>
          <w:noProof/>
        </w:rPr>
        <mc:AlternateContent>
          <mc:Choice Requires="wps">
            <w:drawing>
              <wp:anchor distT="0" distB="0" distL="114300" distR="114300" simplePos="0" relativeHeight="251785728" behindDoc="0" locked="0" layoutInCell="0" allowOverlap="1" wp14:anchorId="765A1996" wp14:editId="79949396">
                <wp:simplePos x="0" y="0"/>
                <wp:positionH relativeFrom="column">
                  <wp:posOffset>5200650</wp:posOffset>
                </wp:positionH>
                <wp:positionV relativeFrom="paragraph">
                  <wp:posOffset>86360</wp:posOffset>
                </wp:positionV>
                <wp:extent cx="506730" cy="342900"/>
                <wp:effectExtent l="0" t="0" r="1270" b="0"/>
                <wp:wrapNone/>
                <wp:docPr id="2258" name="Text Box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6730" cy="342900"/>
                        </a:xfrm>
                        <a:prstGeom prst="rect">
                          <a:avLst/>
                        </a:prstGeom>
                        <a:solidFill>
                          <a:srgbClr val="FFFFFF"/>
                        </a:solidFill>
                        <a:ln w="9525">
                          <a:solidFill>
                            <a:srgbClr val="000000"/>
                          </a:solidFill>
                          <a:miter lim="800000"/>
                          <a:headEnd/>
                          <a:tailEnd/>
                        </a:ln>
                      </wps:spPr>
                      <wps:txbx>
                        <w:txbxContent>
                          <w:p w14:paraId="1651B0DD" w14:textId="77777777" w:rsidR="004B179B" w:rsidRDefault="004B179B">
                            <w:pPr>
                              <w:jc w:val="center"/>
                            </w:pPr>
                            <w:r>
                              <w:t>Output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A1996" id="Text Box 1202" o:spid="_x0000_s1110" type="#_x0000_t202" style="position:absolute;margin-left:409.5pt;margin-top:6.8pt;width:39.9pt;height:27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" o:allowincell="f">
                <v:path arrowok="t"/>
                <v:textbox inset="3.6pt,0,3.6pt,0">
                  <w:txbxContent>
                    <w:p w14:paraId="1651B0DD" w14:textId="77777777" w:rsidR="004B179B" w:rsidRDefault="004B179B">
                      <w:pPr>
                        <w:jc w:val="center"/>
                      </w:pPr>
                      <w:r>
                        <w:t>Output</w:t>
                      </w:r>
                    </w:p>
                  </w:txbxContent>
                </v:textbox>
              </v:shape>
            </w:pict>
          </mc:Fallback>
        </mc:AlternateContent>
      </w:r>
      <w:r>
        <w:rPr>
          <w:noProof/>
        </w:rPr>
        <mc:AlternateContent>
          <mc:Choice Requires="wps">
            <w:drawing>
              <wp:anchor distT="0" distB="0" distL="114300" distR="114300" simplePos="0" relativeHeight="251777536" behindDoc="0" locked="0" layoutInCell="0" allowOverlap="1" wp14:anchorId="53EEEAAF" wp14:editId="0FAE2BE5">
                <wp:simplePos x="0" y="0"/>
                <wp:positionH relativeFrom="column">
                  <wp:posOffset>2527935</wp:posOffset>
                </wp:positionH>
                <wp:positionV relativeFrom="paragraph">
                  <wp:posOffset>86360</wp:posOffset>
                </wp:positionV>
                <wp:extent cx="975360" cy="342900"/>
                <wp:effectExtent l="0" t="0" r="2540" b="0"/>
                <wp:wrapNone/>
                <wp:docPr id="2257" name="Text Box 1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5360" cy="342900"/>
                        </a:xfrm>
                        <a:prstGeom prst="rect">
                          <a:avLst/>
                        </a:prstGeom>
                        <a:solidFill>
                          <a:srgbClr val="FFFFFF"/>
                        </a:solidFill>
                        <a:ln w="9525">
                          <a:solidFill>
                            <a:srgbClr val="000000"/>
                          </a:solidFill>
                          <a:miter lim="800000"/>
                          <a:headEnd/>
                          <a:tailEnd/>
                        </a:ln>
                      </wps:spPr>
                      <wps:txbx>
                        <w:txbxContent>
                          <w:p w14:paraId="6E1E998B" w14:textId="77777777" w:rsidR="004B179B" w:rsidRDefault="004B179B">
                            <w:pPr>
                              <w:jc w:val="center"/>
                            </w:pPr>
                            <w:r>
                              <w:t>Select Operator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EEAAF" id="Text Box 1194" o:spid="_x0000_s1111" type="#_x0000_t202" style="position:absolute;margin-left:199.05pt;margin-top:6.8pt;width:76.8pt;height:27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" o:allowincell="f">
                <v:path arrowok="t"/>
                <v:textbox inset="3.6pt,0,3.6pt,0">
                  <w:txbxContent>
                    <w:p w14:paraId="6E1E998B" w14:textId="77777777" w:rsidR="004B179B" w:rsidRDefault="004B179B">
                      <w:pPr>
                        <w:jc w:val="center"/>
                      </w:pPr>
                      <w:r>
                        <w:t>Select Operator</w:t>
                      </w:r>
                    </w:p>
                  </w:txbxContent>
                </v:textbox>
              </v:shape>
            </w:pict>
          </mc:Fallback>
        </mc:AlternateContent>
      </w:r>
    </w:p>
    <w:p w14:paraId="3F81FDEE" w14:textId="77777777" w:rsidR="004B179B" w:rsidRDefault="007B3A13">
      <w:r>
        <w:rPr>
          <w:noProof/>
        </w:rPr>
        <mc:AlternateContent>
          <mc:Choice Requires="wps">
            <w:drawing>
              <wp:anchor distT="0" distB="0" distL="114300" distR="114300" simplePos="0" relativeHeight="251840000" behindDoc="0" locked="0" layoutInCell="0" allowOverlap="1" wp14:anchorId="27D6AE62" wp14:editId="71ECB64C">
                <wp:simplePos x="0" y="0"/>
                <wp:positionH relativeFrom="column">
                  <wp:posOffset>4594860</wp:posOffset>
                </wp:positionH>
                <wp:positionV relativeFrom="paragraph">
                  <wp:posOffset>100330</wp:posOffset>
                </wp:positionV>
                <wp:extent cx="106680" cy="72390"/>
                <wp:effectExtent l="0" t="0" r="7620" b="3810"/>
                <wp:wrapNone/>
                <wp:docPr id="2256"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7103" id="Line 1262" o:spid="_x0000_s1026" style="position:absolute;flip:x 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8pt,7.9pt" to="370.2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f6z5Ld0AAAAOAQAADwAAAAAAAAAAAAAAAAAM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35904" behindDoc="0" locked="0" layoutInCell="0" allowOverlap="1" wp14:anchorId="211A7381" wp14:editId="0ECDD2F0">
                <wp:simplePos x="0" y="0"/>
                <wp:positionH relativeFrom="column">
                  <wp:posOffset>4225290</wp:posOffset>
                </wp:positionH>
                <wp:positionV relativeFrom="paragraph">
                  <wp:posOffset>104140</wp:posOffset>
                </wp:positionV>
                <wp:extent cx="106680" cy="72390"/>
                <wp:effectExtent l="0" t="0" r="7620" b="3810"/>
                <wp:wrapNone/>
                <wp:docPr id="2255"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1EE55" id="Line 1254" o:spid="_x0000_s1026" style="position:absolute;flip:x 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8.2pt" to="341.1pt,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" o:allowincell="f">
                <o:lock v:ext="edit" shapetype="f"/>
              </v:line>
            </w:pict>
          </mc:Fallback>
        </mc:AlternateContent>
      </w:r>
      <w:r>
        <w:rPr>
          <w:noProof/>
        </w:rPr>
        <mc:AlternateContent>
          <mc:Choice Requires="wps">
            <w:drawing>
              <wp:anchor distT="0" distB="0" distL="114300" distR="114300" simplePos="0" relativeHeight="251833856" behindDoc="0" locked="0" layoutInCell="0" allowOverlap="1" wp14:anchorId="09220813" wp14:editId="799C6DEE">
                <wp:simplePos x="0" y="0"/>
                <wp:positionH relativeFrom="column">
                  <wp:posOffset>4225290</wp:posOffset>
                </wp:positionH>
                <wp:positionV relativeFrom="paragraph">
                  <wp:posOffset>24130</wp:posOffset>
                </wp:positionV>
                <wp:extent cx="102870" cy="60960"/>
                <wp:effectExtent l="0" t="0" r="0" b="2540"/>
                <wp:wrapNone/>
                <wp:docPr id="2254"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D42E6" id="Line 1252" o:spid="_x0000_s1026" style="position:absolute;flip:x;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1.9pt" to="340.8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32832" behindDoc="0" locked="0" layoutInCell="0" allowOverlap="1" wp14:anchorId="01324A09" wp14:editId="014EF771">
                <wp:simplePos x="0" y="0"/>
                <wp:positionH relativeFrom="column">
                  <wp:posOffset>4213860</wp:posOffset>
                </wp:positionH>
                <wp:positionV relativeFrom="paragraph">
                  <wp:posOffset>20320</wp:posOffset>
                </wp:positionV>
                <wp:extent cx="118110" cy="3810"/>
                <wp:effectExtent l="0" t="0" r="0" b="8890"/>
                <wp:wrapNone/>
                <wp:docPr id="2253" name="Line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CFFDC" id="Line 1251" o:spid="_x0000_s1026" style="position:absolute;flip:x 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pt,1.6pt" to="341.1pt,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30784" behindDoc="0" locked="0" layoutInCell="0" allowOverlap="1" wp14:anchorId="4D77580F" wp14:editId="767A0AA7">
                <wp:simplePos x="0" y="0"/>
                <wp:positionH relativeFrom="column">
                  <wp:posOffset>4335780</wp:posOffset>
                </wp:positionH>
                <wp:positionV relativeFrom="paragraph">
                  <wp:posOffset>24130</wp:posOffset>
                </wp:positionV>
                <wp:extent cx="209550" cy="3810"/>
                <wp:effectExtent l="0" t="50800" r="0" b="59690"/>
                <wp:wrapNone/>
                <wp:docPr id="2252"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66C71" id="Line 1249"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4pt,1.9pt" to="357.9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" o:allowincell="f">
                <v:stroke endarrow="block"/>
                <o:lock v:ext="edit" shapetype="f"/>
              </v:line>
            </w:pict>
          </mc:Fallback>
        </mc:AlternateContent>
      </w:r>
      <w:r>
        <w:rPr>
          <w:noProof/>
        </w:rPr>
        <mc:AlternateContent>
          <mc:Choice Requires="wps">
            <w:drawing>
              <wp:anchor distT="0" distB="0" distL="114300" distR="114300" simplePos="0" relativeHeight="251806208" behindDoc="0" locked="0" layoutInCell="0" allowOverlap="1" wp14:anchorId="42F79A09" wp14:editId="2FDD1E5E">
                <wp:simplePos x="0" y="0"/>
                <wp:positionH relativeFrom="column">
                  <wp:posOffset>3981450</wp:posOffset>
                </wp:positionH>
                <wp:positionV relativeFrom="paragraph">
                  <wp:posOffset>16510</wp:posOffset>
                </wp:positionV>
                <wp:extent cx="209550" cy="3810"/>
                <wp:effectExtent l="0" t="50800" r="0" b="59690"/>
                <wp:wrapNone/>
                <wp:docPr id="2251"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56879" id="Line 1225"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3pt" to="330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" o:allowincell="f">
                <v:stroke endarrow="block"/>
                <o:lock v:ext="edit" shapetype="f"/>
              </v:line>
            </w:pict>
          </mc:Fallback>
        </mc:AlternateContent>
      </w:r>
      <w:r>
        <w:rPr>
          <w:noProof/>
        </w:rPr>
        <mc:AlternateContent>
          <mc:Choice Requires="wps">
            <w:drawing>
              <wp:anchor distT="0" distB="0" distL="114300" distR="114300" simplePos="0" relativeHeight="251811328" behindDoc="0" locked="0" layoutInCell="0" allowOverlap="1" wp14:anchorId="50E2C07B" wp14:editId="25FF21B3">
                <wp:simplePos x="0" y="0"/>
                <wp:positionH relativeFrom="column">
                  <wp:posOffset>3870960</wp:posOffset>
                </wp:positionH>
                <wp:positionV relativeFrom="paragraph">
                  <wp:posOffset>96520</wp:posOffset>
                </wp:positionV>
                <wp:extent cx="106680" cy="72390"/>
                <wp:effectExtent l="0" t="0" r="7620" b="3810"/>
                <wp:wrapNone/>
                <wp:docPr id="2250" name="Lin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1F4B7" id="Line 1230" o:spid="_x0000_s1026" style="position:absolute;flip:x 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pt,7.6pt" to="313.2pt,1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fIIqnt0AAAAOAQAADwAAAAAAAAAAAAAAAAAM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09280" behindDoc="0" locked="0" layoutInCell="0" allowOverlap="1" wp14:anchorId="47BCA2E6" wp14:editId="2AC22759">
                <wp:simplePos x="0" y="0"/>
                <wp:positionH relativeFrom="column">
                  <wp:posOffset>3870960</wp:posOffset>
                </wp:positionH>
                <wp:positionV relativeFrom="paragraph">
                  <wp:posOffset>16510</wp:posOffset>
                </wp:positionV>
                <wp:extent cx="102870" cy="60960"/>
                <wp:effectExtent l="0" t="0" r="0" b="2540"/>
                <wp:wrapNone/>
                <wp:docPr id="2249"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6CB54" id="Line 1228" o:spid="_x0000_s1026" style="position:absolute;flip:x;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pt,1.3pt" to="312.9pt,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" o:allowincell="f">
                <o:lock v:ext="edit" shapetype="f"/>
              </v:line>
            </w:pict>
          </mc:Fallback>
        </mc:AlternateContent>
      </w:r>
      <w:r>
        <w:rPr>
          <w:noProof/>
        </w:rPr>
        <mc:AlternateContent>
          <mc:Choice Requires="wps">
            <w:drawing>
              <wp:anchor distT="0" distB="0" distL="114300" distR="114300" simplePos="0" relativeHeight="251808256" behindDoc="0" locked="0" layoutInCell="0" allowOverlap="1" wp14:anchorId="756C5A58" wp14:editId="58D2DA14">
                <wp:simplePos x="0" y="0"/>
                <wp:positionH relativeFrom="column">
                  <wp:posOffset>3859530</wp:posOffset>
                </wp:positionH>
                <wp:positionV relativeFrom="paragraph">
                  <wp:posOffset>12700</wp:posOffset>
                </wp:positionV>
                <wp:extent cx="118110" cy="3810"/>
                <wp:effectExtent l="0" t="0" r="0" b="8890"/>
                <wp:wrapNone/>
                <wp:docPr id="2248"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ADFDD" id="Line 1227" o:spid="_x0000_s1026" style="position:absolute;flip:x y;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9pt,1pt" to="313.2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827712" behindDoc="0" locked="0" layoutInCell="0" allowOverlap="1" wp14:anchorId="2C0511B3" wp14:editId="5984D119">
                <wp:simplePos x="0" y="0"/>
                <wp:positionH relativeFrom="column">
                  <wp:posOffset>1882140</wp:posOffset>
                </wp:positionH>
                <wp:positionV relativeFrom="paragraph">
                  <wp:posOffset>81280</wp:posOffset>
                </wp:positionV>
                <wp:extent cx="106680" cy="72390"/>
                <wp:effectExtent l="0" t="0" r="7620" b="3810"/>
                <wp:wrapNone/>
                <wp:docPr id="2247"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3C5BB" id="Line 1246" o:spid="_x0000_s1026" style="position:absolute;flip:x y;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6.4pt" to="156.6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O0oaBt0AAAAOAQAADwAAAAAAAAAAAAAAAAAM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825664" behindDoc="0" locked="0" layoutInCell="0" allowOverlap="1" wp14:anchorId="57569A73" wp14:editId="30701CF9">
                <wp:simplePos x="0" y="0"/>
                <wp:positionH relativeFrom="column">
                  <wp:posOffset>1882140</wp:posOffset>
                </wp:positionH>
                <wp:positionV relativeFrom="paragraph">
                  <wp:posOffset>1270</wp:posOffset>
                </wp:positionV>
                <wp:extent cx="102870" cy="60960"/>
                <wp:effectExtent l="0" t="0" r="0" b="2540"/>
                <wp:wrapNone/>
                <wp:docPr id="224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C0A03" id="Line 1244" o:spid="_x0000_s1026" style="position:absolute;flip:x;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1pt" to="156.3pt,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22592" behindDoc="0" locked="0" layoutInCell="0" allowOverlap="1" wp14:anchorId="58144536" wp14:editId="1CB010C5">
                <wp:simplePos x="0" y="0"/>
                <wp:positionH relativeFrom="column">
                  <wp:posOffset>1992630</wp:posOffset>
                </wp:positionH>
                <wp:positionV relativeFrom="paragraph">
                  <wp:posOffset>1270</wp:posOffset>
                </wp:positionV>
                <wp:extent cx="236220" cy="0"/>
                <wp:effectExtent l="0" t="63500" r="0" b="63500"/>
                <wp:wrapNone/>
                <wp:docPr id="224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43654" id="Line 1241"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pt,.1pt" to="175.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" o:allowincell="f">
                <v:stroke endarrow="block"/>
                <o:lock v:ext="edit" shapetype="f"/>
              </v:line>
            </w:pict>
          </mc:Fallback>
        </mc:AlternateContent>
      </w:r>
      <w:r>
        <w:rPr>
          <w:noProof/>
        </w:rPr>
        <mc:AlternateContent>
          <mc:Choice Requires="wps">
            <w:drawing>
              <wp:anchor distT="0" distB="0" distL="114300" distR="114300" simplePos="0" relativeHeight="251817472" behindDoc="0" locked="0" layoutInCell="0" allowOverlap="1" wp14:anchorId="29801B7A" wp14:editId="32AADCDB">
                <wp:simplePos x="0" y="0"/>
                <wp:positionH relativeFrom="column">
                  <wp:posOffset>1493520</wp:posOffset>
                </wp:positionH>
                <wp:positionV relativeFrom="paragraph">
                  <wp:posOffset>-2540</wp:posOffset>
                </wp:positionV>
                <wp:extent cx="102870" cy="60960"/>
                <wp:effectExtent l="0" t="0" r="0" b="2540"/>
                <wp:wrapNone/>
                <wp:docPr id="2244"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7B120" id="Line 1236" o:spid="_x0000_s1026" style="position:absolute;flip:x;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2pt" to="125.7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819520" behindDoc="0" locked="0" layoutInCell="0" allowOverlap="1" wp14:anchorId="5FE7869D" wp14:editId="502412B2">
                <wp:simplePos x="0" y="0"/>
                <wp:positionH relativeFrom="column">
                  <wp:posOffset>1493520</wp:posOffset>
                </wp:positionH>
                <wp:positionV relativeFrom="paragraph">
                  <wp:posOffset>77470</wp:posOffset>
                </wp:positionV>
                <wp:extent cx="106680" cy="72390"/>
                <wp:effectExtent l="0" t="0" r="7620" b="3810"/>
                <wp:wrapNone/>
                <wp:docPr id="224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AB13E" id="Line 1238" o:spid="_x0000_s1026" style="position:absolute;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6.1pt" to="126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" o:allowincell="f">
                <o:lock v:ext="edit" shapetype="f"/>
              </v:line>
            </w:pict>
          </mc:Fallback>
        </mc:AlternateContent>
      </w:r>
      <w:r>
        <w:rPr>
          <w:noProof/>
        </w:rPr>
        <mc:AlternateContent>
          <mc:Choice Requires="wps">
            <w:drawing>
              <wp:anchor distT="0" distB="0" distL="114300" distR="114300" simplePos="0" relativeHeight="251798016" behindDoc="0" locked="0" layoutInCell="0" allowOverlap="1" wp14:anchorId="12EE1274" wp14:editId="5246B32C">
                <wp:simplePos x="0" y="0"/>
                <wp:positionH relativeFrom="column">
                  <wp:posOffset>1203960</wp:posOffset>
                </wp:positionH>
                <wp:positionV relativeFrom="paragraph">
                  <wp:posOffset>142240</wp:posOffset>
                </wp:positionV>
                <wp:extent cx="240030" cy="3810"/>
                <wp:effectExtent l="0" t="63500" r="0" b="59690"/>
                <wp:wrapNone/>
                <wp:docPr id="2242"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003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469FF" id="Line 1217"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11.2pt" to="113.7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801088" behindDoc="0" locked="0" layoutInCell="0" allowOverlap="1" wp14:anchorId="7D548050" wp14:editId="2DCB7B65">
                <wp:simplePos x="0" y="0"/>
                <wp:positionH relativeFrom="column">
                  <wp:posOffset>1093470</wp:posOffset>
                </wp:positionH>
                <wp:positionV relativeFrom="paragraph">
                  <wp:posOffset>142240</wp:posOffset>
                </wp:positionV>
                <wp:extent cx="102870" cy="60960"/>
                <wp:effectExtent l="0" t="0" r="0" b="2540"/>
                <wp:wrapNone/>
                <wp:docPr id="2241"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AAE89" id="Line 1220" o:spid="_x0000_s1026" style="position:absolute;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1.2pt" to="94.2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00064" behindDoc="0" locked="0" layoutInCell="0" allowOverlap="1" wp14:anchorId="72498E9B" wp14:editId="0AF0C400">
                <wp:simplePos x="0" y="0"/>
                <wp:positionH relativeFrom="column">
                  <wp:posOffset>1082040</wp:posOffset>
                </wp:positionH>
                <wp:positionV relativeFrom="paragraph">
                  <wp:posOffset>138430</wp:posOffset>
                </wp:positionV>
                <wp:extent cx="118110" cy="3810"/>
                <wp:effectExtent l="0" t="0" r="0" b="8890"/>
                <wp:wrapNone/>
                <wp:docPr id="224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DEE8D" id="Line 1219" o:spid="_x0000_s1026" style="position:absolute;flip:x y;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0.9pt" to="94.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799040" behindDoc="0" locked="0" layoutInCell="0" allowOverlap="1" wp14:anchorId="519BF8DC" wp14:editId="67A6E6FD">
                <wp:simplePos x="0" y="0"/>
                <wp:positionH relativeFrom="column">
                  <wp:posOffset>1093470</wp:posOffset>
                </wp:positionH>
                <wp:positionV relativeFrom="paragraph">
                  <wp:posOffset>73660</wp:posOffset>
                </wp:positionV>
                <wp:extent cx="106680" cy="72390"/>
                <wp:effectExtent l="0" t="0" r="7620" b="3810"/>
                <wp:wrapNone/>
                <wp:docPr id="2239"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C5A4D" id="Line 1218" o:spid="_x0000_s1026" style="position:absolute;flip:x 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5.8pt" to="94.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" o:allowincell="f">
                <o:lock v:ext="edit" shapetype="f"/>
              </v:line>
            </w:pict>
          </mc:Fallback>
        </mc:AlternateContent>
      </w:r>
      <w:r>
        <w:rPr>
          <w:noProof/>
        </w:rPr>
        <mc:AlternateContent>
          <mc:Choice Requires="wps">
            <w:drawing>
              <wp:anchor distT="0" distB="0" distL="114300" distR="114300" simplePos="0" relativeHeight="251784704" behindDoc="0" locked="0" layoutInCell="0" allowOverlap="1" wp14:anchorId="08F8544D" wp14:editId="39C6C007">
                <wp:simplePos x="0" y="0"/>
                <wp:positionH relativeFrom="column">
                  <wp:posOffset>4951095</wp:posOffset>
                </wp:positionH>
                <wp:positionV relativeFrom="paragraph">
                  <wp:posOffset>104140</wp:posOffset>
                </wp:positionV>
                <wp:extent cx="255270" cy="3810"/>
                <wp:effectExtent l="0" t="50800" r="0" b="59690"/>
                <wp:wrapNone/>
                <wp:docPr id="223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527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2AE61" id="Line 120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85pt,8.2pt" to="409.95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787776" behindDoc="0" locked="0" layoutInCell="0" allowOverlap="1" wp14:anchorId="18C18CE9" wp14:editId="54477B3E">
                <wp:simplePos x="0" y="0"/>
                <wp:positionH relativeFrom="column">
                  <wp:posOffset>2314575</wp:posOffset>
                </wp:positionH>
                <wp:positionV relativeFrom="paragraph">
                  <wp:posOffset>100330</wp:posOffset>
                </wp:positionV>
                <wp:extent cx="220980" cy="0"/>
                <wp:effectExtent l="0" t="63500" r="0" b="63500"/>
                <wp:wrapNone/>
                <wp:docPr id="223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20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DF356" id="Line 1204" o:spid="_x0000_s1026" style="position:absolute;flip:y;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7.9pt" to="199.65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" o:allowincell="f">
                <v:stroke endarrow="block"/>
                <o:lock v:ext="edit" shapetype="f"/>
              </v:line>
            </w:pict>
          </mc:Fallback>
        </mc:AlternateContent>
      </w:r>
      <w:r>
        <w:rPr>
          <w:noProof/>
        </w:rPr>
        <mc:AlternateContent>
          <mc:Choice Requires="wps">
            <w:drawing>
              <wp:anchor distT="0" distB="0" distL="114300" distR="114300" simplePos="0" relativeHeight="251788800" behindDoc="0" locked="0" layoutInCell="0" allowOverlap="1" wp14:anchorId="554FE6FE" wp14:editId="755D8692">
                <wp:simplePos x="0" y="0"/>
                <wp:positionH relativeFrom="column">
                  <wp:posOffset>718185</wp:posOffset>
                </wp:positionH>
                <wp:positionV relativeFrom="paragraph">
                  <wp:posOffset>96520</wp:posOffset>
                </wp:positionV>
                <wp:extent cx="304800" cy="0"/>
                <wp:effectExtent l="0" t="63500" r="0" b="50800"/>
                <wp:wrapNone/>
                <wp:docPr id="2236"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D99E3" id="Line 1205"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5pt,7.6pt" to="80.55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" o:allowincell="f">
                <v:stroke endarrow="block"/>
                <o:lock v:ext="edit" shapetype="f"/>
              </v:line>
            </w:pict>
          </mc:Fallback>
        </mc:AlternateContent>
      </w:r>
      <w:r>
        <w:rPr>
          <w:noProof/>
        </w:rPr>
        <mc:AlternateContent>
          <mc:Choice Requires="wps">
            <w:drawing>
              <wp:anchor distT="0" distB="0" distL="114300" distR="114300" simplePos="0" relativeHeight="251783680" behindDoc="0" locked="0" layoutInCell="0" allowOverlap="1" wp14:anchorId="20008940" wp14:editId="4F9E199E">
                <wp:simplePos x="0" y="0"/>
                <wp:positionH relativeFrom="column">
                  <wp:posOffset>15240</wp:posOffset>
                </wp:positionH>
                <wp:positionV relativeFrom="paragraph">
                  <wp:posOffset>74930</wp:posOffset>
                </wp:positionV>
                <wp:extent cx="241935" cy="0"/>
                <wp:effectExtent l="0" t="63500" r="0" b="50800"/>
                <wp:wrapNone/>
                <wp:docPr id="2235"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19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9B8FA" id="Line 1200"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5.9pt" to="20.25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" o:allowincell="f">
                <v:stroke endarrow="block"/>
                <o:lock v:ext="edit" shapetype="f"/>
              </v:line>
            </w:pict>
          </mc:Fallback>
        </mc:AlternateContent>
      </w:r>
      <w:r>
        <w:rPr>
          <w:noProof/>
        </w:rPr>
        <mc:AlternateContent>
          <mc:Choice Requires="wps">
            <w:drawing>
              <wp:anchor distT="0" distB="0" distL="114300" distR="114300" simplePos="0" relativeHeight="251782656" behindDoc="0" locked="0" layoutInCell="0" allowOverlap="1" wp14:anchorId="7F49932B" wp14:editId="449FD17B">
                <wp:simplePos x="0" y="0"/>
                <wp:positionH relativeFrom="column">
                  <wp:posOffset>15240</wp:posOffset>
                </wp:positionH>
                <wp:positionV relativeFrom="paragraph">
                  <wp:posOffset>74930</wp:posOffset>
                </wp:positionV>
                <wp:extent cx="0" cy="274320"/>
                <wp:effectExtent l="0" t="0" r="0" b="0"/>
                <wp:wrapNone/>
                <wp:docPr id="2234"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7A594" id="Line 1199" o:spid="_x0000_s1026" style="position:absolute;flip: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5.9pt" to="1.2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" o:allowincell="f">
                <o:lock v:ext="edit" shapetype="f"/>
              </v:line>
            </w:pict>
          </mc:Fallback>
        </mc:AlternateContent>
      </w:r>
      <w:r>
        <w:rPr>
          <w:noProof/>
        </w:rPr>
        <mc:AlternateContent>
          <mc:Choice Requires="wps">
            <w:drawing>
              <wp:anchor distT="0" distB="0" distL="114300" distR="114300" simplePos="0" relativeHeight="251780608" behindDoc="0" locked="0" layoutInCell="0" allowOverlap="1" wp14:anchorId="42343513" wp14:editId="67E4E820">
                <wp:simplePos x="0" y="0"/>
                <wp:positionH relativeFrom="column">
                  <wp:posOffset>5827395</wp:posOffset>
                </wp:positionH>
                <wp:positionV relativeFrom="paragraph">
                  <wp:posOffset>119380</wp:posOffset>
                </wp:positionV>
                <wp:extent cx="0" cy="233680"/>
                <wp:effectExtent l="0" t="0" r="0" b="0"/>
                <wp:wrapNone/>
                <wp:docPr id="2233"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3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A9A26" id="Line 1197" o:spid="_x0000_s1026" style="position:absolute;flip:x;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85pt,9.4pt" to="458.85pt,2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" o:allowincell="f">
                <o:lock v:ext="edit" shapetype="f"/>
              </v:line>
            </w:pict>
          </mc:Fallback>
        </mc:AlternateContent>
      </w:r>
      <w:r>
        <w:rPr>
          <w:noProof/>
        </w:rPr>
        <mc:AlternateContent>
          <mc:Choice Requires="wps">
            <w:drawing>
              <wp:anchor distT="0" distB="0" distL="114300" distR="114300" simplePos="0" relativeHeight="251779584" behindDoc="0" locked="0" layoutInCell="0" allowOverlap="1" wp14:anchorId="53AA05BD" wp14:editId="3CAB1600">
                <wp:simplePos x="0" y="0"/>
                <wp:positionH relativeFrom="column">
                  <wp:posOffset>5707380</wp:posOffset>
                </wp:positionH>
                <wp:positionV relativeFrom="paragraph">
                  <wp:posOffset>119380</wp:posOffset>
                </wp:positionV>
                <wp:extent cx="114300" cy="0"/>
                <wp:effectExtent l="0" t="0" r="0" b="0"/>
                <wp:wrapNone/>
                <wp:docPr id="22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E6D5" id="Line 1196" o:spid="_x0000_s1026" style="position:absolute;flip:y;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4pt,9.4pt" to="458.4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" o:allowincell="f">
                <o:lock v:ext="edit" shapetype="f"/>
              </v:line>
            </w:pict>
          </mc:Fallback>
        </mc:AlternateContent>
      </w:r>
      <w:r>
        <w:rPr>
          <w:noProof/>
        </w:rPr>
        <mc:AlternateContent>
          <mc:Choice Requires="wps">
            <w:drawing>
              <wp:anchor distT="0" distB="0" distL="114300" distR="114300" simplePos="0" relativeHeight="251778560" behindDoc="0" locked="0" layoutInCell="0" allowOverlap="1" wp14:anchorId="0A77DEE3" wp14:editId="33AE589F">
                <wp:simplePos x="0" y="0"/>
                <wp:positionH relativeFrom="column">
                  <wp:posOffset>3507105</wp:posOffset>
                </wp:positionH>
                <wp:positionV relativeFrom="paragraph">
                  <wp:posOffset>104140</wp:posOffset>
                </wp:positionV>
                <wp:extent cx="304800" cy="7620"/>
                <wp:effectExtent l="0" t="50800" r="0" b="55880"/>
                <wp:wrapNone/>
                <wp:docPr id="2231"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800" cy="7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C9857" id="Line 1195"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15pt,8.2pt" to="300.15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" o:allowincell="f">
                <v:stroke endarrow="block"/>
                <o:lock v:ext="edit" shapetype="f"/>
              </v:line>
            </w:pict>
          </mc:Fallback>
        </mc:AlternateContent>
      </w:r>
    </w:p>
    <w:p w14:paraId="78F75FBC" w14:textId="77777777" w:rsidR="004B179B" w:rsidRDefault="007B3A13">
      <w:r>
        <w:rPr>
          <w:noProof/>
        </w:rPr>
        <mc:AlternateContent>
          <mc:Choice Requires="wps">
            <w:drawing>
              <wp:anchor distT="0" distB="0" distL="114300" distR="114300" simplePos="0" relativeHeight="251842048" behindDoc="0" locked="0" layoutInCell="0" allowOverlap="1" wp14:anchorId="428AA168" wp14:editId="5B5EDDDC">
                <wp:simplePos x="0" y="0"/>
                <wp:positionH relativeFrom="column">
                  <wp:posOffset>4594860</wp:posOffset>
                </wp:positionH>
                <wp:positionV relativeFrom="paragraph">
                  <wp:posOffset>22860</wp:posOffset>
                </wp:positionV>
                <wp:extent cx="102870" cy="60960"/>
                <wp:effectExtent l="0" t="0" r="0" b="2540"/>
                <wp:wrapNone/>
                <wp:docPr id="2230"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AD52C" id="Line 1264" o:spid="_x0000_s1026" style="position:absolute;flip:x;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8pt,1.8pt" to="369.9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38976" behindDoc="0" locked="0" layoutInCell="0" allowOverlap="1" wp14:anchorId="61721AE9" wp14:editId="717F3C40">
                <wp:simplePos x="0" y="0"/>
                <wp:positionH relativeFrom="column">
                  <wp:posOffset>4705350</wp:posOffset>
                </wp:positionH>
                <wp:positionV relativeFrom="paragraph">
                  <wp:posOffset>22860</wp:posOffset>
                </wp:positionV>
                <wp:extent cx="217170" cy="3810"/>
                <wp:effectExtent l="0" t="50800" r="0" b="59690"/>
                <wp:wrapNone/>
                <wp:docPr id="2229"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717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0650E" id="Line 1261"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1.8pt" to="387.6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" o:allowincell="f">
                <v:stroke endarrow="block"/>
                <o:lock v:ext="edit" shapetype="f"/>
              </v:line>
            </w:pict>
          </mc:Fallback>
        </mc:AlternateContent>
      </w:r>
      <w:r>
        <w:rPr>
          <w:noProof/>
        </w:rPr>
        <mc:AlternateContent>
          <mc:Choice Requires="wps">
            <w:drawing>
              <wp:anchor distT="0" distB="0" distL="114300" distR="114300" simplePos="0" relativeHeight="251837952" behindDoc="0" locked="0" layoutInCell="0" allowOverlap="1" wp14:anchorId="39375AC3" wp14:editId="1BA1B9E4">
                <wp:simplePos x="0" y="0"/>
                <wp:positionH relativeFrom="column">
                  <wp:posOffset>4225290</wp:posOffset>
                </wp:positionH>
                <wp:positionV relativeFrom="paragraph">
                  <wp:posOffset>26670</wp:posOffset>
                </wp:positionV>
                <wp:extent cx="102870" cy="60960"/>
                <wp:effectExtent l="0" t="0" r="0" b="2540"/>
                <wp:wrapNone/>
                <wp:docPr id="22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58D4C" id="Line 1256" o:spid="_x0000_s1026" style="position:absolute;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2.1pt" to="340.8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831808" behindDoc="0" locked="0" layoutInCell="0" allowOverlap="1" wp14:anchorId="26652B82" wp14:editId="1242DF3D">
                <wp:simplePos x="0" y="0"/>
                <wp:positionH relativeFrom="column">
                  <wp:posOffset>4225290</wp:posOffset>
                </wp:positionH>
                <wp:positionV relativeFrom="paragraph">
                  <wp:posOffset>-190500</wp:posOffset>
                </wp:positionV>
                <wp:extent cx="106680" cy="72390"/>
                <wp:effectExtent l="0" t="0" r="7620" b="3810"/>
                <wp:wrapNone/>
                <wp:docPr id="2227"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668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BB6B9" id="Line 1250" o:spid="_x0000_s1026" style="position:absolute;flip:x 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15pt" to="341.1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" o:allowincell="f">
                <o:lock v:ext="edit" shapetype="f"/>
              </v:line>
            </w:pict>
          </mc:Fallback>
        </mc:AlternateContent>
      </w:r>
      <w:r>
        <w:rPr>
          <w:noProof/>
        </w:rPr>
        <mc:AlternateContent>
          <mc:Choice Requires="wps">
            <w:drawing>
              <wp:anchor distT="0" distB="0" distL="114300" distR="114300" simplePos="0" relativeHeight="251834880" behindDoc="0" locked="0" layoutInCell="0" allowOverlap="1" wp14:anchorId="2A7AE5CD" wp14:editId="47CEBD9E">
                <wp:simplePos x="0" y="0"/>
                <wp:positionH relativeFrom="column">
                  <wp:posOffset>4335780</wp:posOffset>
                </wp:positionH>
                <wp:positionV relativeFrom="paragraph">
                  <wp:posOffset>26670</wp:posOffset>
                </wp:positionV>
                <wp:extent cx="217170" cy="3810"/>
                <wp:effectExtent l="0" t="50800" r="0" b="59690"/>
                <wp:wrapNone/>
                <wp:docPr id="2226"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717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8E7B8" id="Line 1253"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4pt,2.1pt" to="358.5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" o:allowincell="f">
                <v:stroke endarrow="block"/>
                <o:lock v:ext="edit" shapetype="f"/>
              </v:line>
            </w:pict>
          </mc:Fallback>
        </mc:AlternateContent>
      </w:r>
      <w:r>
        <w:rPr>
          <w:noProof/>
        </w:rPr>
        <mc:AlternateContent>
          <mc:Choice Requires="wps">
            <w:drawing>
              <wp:anchor distT="0" distB="0" distL="114300" distR="114300" simplePos="0" relativeHeight="251810304" behindDoc="0" locked="0" layoutInCell="0" allowOverlap="1" wp14:anchorId="614D2F90" wp14:editId="692686FE">
                <wp:simplePos x="0" y="0"/>
                <wp:positionH relativeFrom="column">
                  <wp:posOffset>3981450</wp:posOffset>
                </wp:positionH>
                <wp:positionV relativeFrom="paragraph">
                  <wp:posOffset>19050</wp:posOffset>
                </wp:positionV>
                <wp:extent cx="217170" cy="3810"/>
                <wp:effectExtent l="0" t="50800" r="0" b="59690"/>
                <wp:wrapNone/>
                <wp:docPr id="2225"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717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3C04E" id="Line 1229"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5pt" to="330.6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" o:allowincell="f">
                <v:stroke endarrow="block"/>
                <o:lock v:ext="edit" shapetype="f"/>
              </v:line>
            </w:pict>
          </mc:Fallback>
        </mc:AlternateContent>
      </w:r>
      <w:r>
        <w:rPr>
          <w:noProof/>
        </w:rPr>
        <mc:AlternateContent>
          <mc:Choice Requires="wps">
            <w:drawing>
              <wp:anchor distT="0" distB="0" distL="114300" distR="114300" simplePos="0" relativeHeight="251813376" behindDoc="0" locked="0" layoutInCell="0" allowOverlap="1" wp14:anchorId="0615BCC2" wp14:editId="0AF702F8">
                <wp:simplePos x="0" y="0"/>
                <wp:positionH relativeFrom="column">
                  <wp:posOffset>3870960</wp:posOffset>
                </wp:positionH>
                <wp:positionV relativeFrom="paragraph">
                  <wp:posOffset>19050</wp:posOffset>
                </wp:positionV>
                <wp:extent cx="102870" cy="60960"/>
                <wp:effectExtent l="0" t="0" r="0" b="2540"/>
                <wp:wrapNone/>
                <wp:docPr id="2224" name="Lin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37CA8" id="Line 1232" o:spid="_x0000_s1026" style="position:absolute;flip:x;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pt,1.5pt" to="312.9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" o:allowincell="f">
                <o:lock v:ext="edit" shapetype="f"/>
              </v:line>
            </w:pict>
          </mc:Fallback>
        </mc:AlternateContent>
      </w:r>
      <w:r>
        <w:rPr>
          <w:noProof/>
        </w:rPr>
        <mc:AlternateContent>
          <mc:Choice Requires="wps">
            <w:drawing>
              <wp:anchor distT="0" distB="0" distL="114300" distR="114300" simplePos="0" relativeHeight="251812352" behindDoc="0" locked="0" layoutInCell="0" allowOverlap="1" wp14:anchorId="4139A92E" wp14:editId="5C1C0F51">
                <wp:simplePos x="0" y="0"/>
                <wp:positionH relativeFrom="column">
                  <wp:posOffset>3859530</wp:posOffset>
                </wp:positionH>
                <wp:positionV relativeFrom="paragraph">
                  <wp:posOffset>15240</wp:posOffset>
                </wp:positionV>
                <wp:extent cx="118110" cy="3810"/>
                <wp:effectExtent l="0" t="0" r="0" b="8890"/>
                <wp:wrapNone/>
                <wp:docPr id="2223"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2DB59" id="Line 1231" o:spid="_x0000_s1026" style="position:absolute;flip:x y;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9pt,1.2pt" to="313.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829760" behindDoc="0" locked="0" layoutInCell="0" allowOverlap="1" wp14:anchorId="3B848CD0" wp14:editId="671AE11A">
                <wp:simplePos x="0" y="0"/>
                <wp:positionH relativeFrom="column">
                  <wp:posOffset>1882140</wp:posOffset>
                </wp:positionH>
                <wp:positionV relativeFrom="paragraph">
                  <wp:posOffset>3810</wp:posOffset>
                </wp:positionV>
                <wp:extent cx="102870" cy="60960"/>
                <wp:effectExtent l="0" t="0" r="0" b="2540"/>
                <wp:wrapNone/>
                <wp:docPr id="2222"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BC0E9" id="Line 1248" o:spid="_x0000_s1026" style="position:absolute;flip:x;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3pt" to="156.3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" o:allowincell="f">
                <o:lock v:ext="edit" shapetype="f"/>
              </v:line>
            </w:pict>
          </mc:Fallback>
        </mc:AlternateContent>
      </w:r>
      <w:r>
        <w:rPr>
          <w:noProof/>
        </w:rPr>
        <mc:AlternateContent>
          <mc:Choice Requires="wps">
            <w:drawing>
              <wp:anchor distT="0" distB="0" distL="114300" distR="114300" simplePos="0" relativeHeight="251824640" behindDoc="0" locked="0" layoutInCell="0" allowOverlap="1" wp14:anchorId="0D3A7E9C" wp14:editId="1817EA2F">
                <wp:simplePos x="0" y="0"/>
                <wp:positionH relativeFrom="column">
                  <wp:posOffset>1870710</wp:posOffset>
                </wp:positionH>
                <wp:positionV relativeFrom="paragraph">
                  <wp:posOffset>-148590</wp:posOffset>
                </wp:positionV>
                <wp:extent cx="118110" cy="3810"/>
                <wp:effectExtent l="0" t="0" r="0" b="8890"/>
                <wp:wrapNone/>
                <wp:docPr id="2221"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11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9BBEF" id="Line 1243" o:spid="_x0000_s1026" style="position:absolute;flip:x 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pt,-11.7pt" to="156.6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" o:allowincell="f">
                <o:lock v:ext="edit" shapetype="f"/>
              </v:line>
            </w:pict>
          </mc:Fallback>
        </mc:AlternateContent>
      </w:r>
      <w:r>
        <w:rPr>
          <w:noProof/>
        </w:rPr>
        <mc:AlternateContent>
          <mc:Choice Requires="wps">
            <w:drawing>
              <wp:anchor distT="0" distB="0" distL="114300" distR="114300" simplePos="0" relativeHeight="251826688" behindDoc="0" locked="0" layoutInCell="0" allowOverlap="1" wp14:anchorId="687FD9CC" wp14:editId="0BD36751">
                <wp:simplePos x="0" y="0"/>
                <wp:positionH relativeFrom="column">
                  <wp:posOffset>1992630</wp:posOffset>
                </wp:positionH>
                <wp:positionV relativeFrom="paragraph">
                  <wp:posOffset>3810</wp:posOffset>
                </wp:positionV>
                <wp:extent cx="240030" cy="3810"/>
                <wp:effectExtent l="0" t="63500" r="0" b="59690"/>
                <wp:wrapNone/>
                <wp:docPr id="2220"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003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88EAF" id="Line 1245"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pt,.3pt" to="175.8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" o:allowincell="f">
                <v:stroke endarrow="block"/>
                <o:lock v:ext="edit" shapetype="f"/>
              </v:line>
            </w:pict>
          </mc:Fallback>
        </mc:AlternateContent>
      </w:r>
      <w:r>
        <w:rPr>
          <w:noProof/>
        </w:rPr>
        <mc:AlternateContent>
          <mc:Choice Requires="wps">
            <w:drawing>
              <wp:anchor distT="0" distB="0" distL="114300" distR="114300" simplePos="0" relativeHeight="251821568" behindDoc="0" locked="0" layoutInCell="0" allowOverlap="1" wp14:anchorId="482F39BC" wp14:editId="56C6BAAF">
                <wp:simplePos x="0" y="0"/>
                <wp:positionH relativeFrom="column">
                  <wp:posOffset>1493520</wp:posOffset>
                </wp:positionH>
                <wp:positionV relativeFrom="paragraph">
                  <wp:posOffset>0</wp:posOffset>
                </wp:positionV>
                <wp:extent cx="102870" cy="60960"/>
                <wp:effectExtent l="0" t="0" r="0" b="2540"/>
                <wp:wrapNone/>
                <wp:docPr id="2219"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 cy="60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D9962" id="Line 1240" o:spid="_x0000_s1026" style="position:absolute;flip:x;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0" to="125.7pt,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" o:allowincell="f">
                <o:lock v:ext="edit" shapetype="f"/>
              </v:line>
            </w:pict>
          </mc:Fallback>
        </mc:AlternateContent>
      </w:r>
      <w:r>
        <w:rPr>
          <w:noProof/>
        </w:rPr>
        <mc:AlternateContent>
          <mc:Choice Requires="wps">
            <w:drawing>
              <wp:anchor distT="0" distB="0" distL="114300" distR="114300" simplePos="0" relativeHeight="251818496" behindDoc="0" locked="0" layoutInCell="0" allowOverlap="1" wp14:anchorId="20F4C02A" wp14:editId="687CD702">
                <wp:simplePos x="0" y="0"/>
                <wp:positionH relativeFrom="column">
                  <wp:posOffset>1604010</wp:posOffset>
                </wp:positionH>
                <wp:positionV relativeFrom="paragraph">
                  <wp:posOffset>0</wp:posOffset>
                </wp:positionV>
                <wp:extent cx="240030" cy="3810"/>
                <wp:effectExtent l="0" t="63500" r="0" b="59690"/>
                <wp:wrapNone/>
                <wp:docPr id="221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0030" cy="3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4F66D" id="Line 1237"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0" to="145.2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" o:allowincell="f">
                <v:stroke endarrow="block"/>
                <o:lock v:ext="edit" shapetype="f"/>
              </v:line>
            </w:pict>
          </mc:Fallback>
        </mc:AlternateContent>
      </w:r>
    </w:p>
    <w:p w14:paraId="4520AC0D" w14:textId="77777777" w:rsidR="004B179B" w:rsidRDefault="007B3A13">
      <w:r>
        <w:rPr>
          <w:noProof/>
        </w:rPr>
        <mc:AlternateContent>
          <mc:Choice Requires="wps">
            <w:drawing>
              <wp:anchor distT="0" distB="0" distL="114300" distR="114300" simplePos="0" relativeHeight="251781632" behindDoc="0" locked="0" layoutInCell="0" allowOverlap="1" wp14:anchorId="18515A12" wp14:editId="03F91F10">
                <wp:simplePos x="0" y="0"/>
                <wp:positionH relativeFrom="column">
                  <wp:posOffset>15240</wp:posOffset>
                </wp:positionH>
                <wp:positionV relativeFrom="paragraph">
                  <wp:posOffset>57150</wp:posOffset>
                </wp:positionV>
                <wp:extent cx="5810250" cy="3810"/>
                <wp:effectExtent l="0" t="0" r="0" b="8890"/>
                <wp:wrapNone/>
                <wp:docPr id="2217"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810250"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9E1A4" id="Line 1198" o:spid="_x0000_s1026" style="position:absolute;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5pt" to="458.7pt,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" o:allowincell="f">
                <o:lock v:ext="edit" shapetype="f"/>
              </v:line>
            </w:pict>
          </mc:Fallback>
        </mc:AlternateContent>
      </w:r>
    </w:p>
    <w:p w14:paraId="11755933" w14:textId="77777777" w:rsidR="004B179B" w:rsidRDefault="004B179B"/>
    <w:p w14:paraId="5DEBB146" w14:textId="77777777" w:rsidR="004B179B" w:rsidRDefault="004B179B"/>
    <w:p w14:paraId="35FCA9AA" w14:textId="77777777" w:rsidR="004B179B" w:rsidRDefault="004B179B" w:rsidP="0084054F">
      <w:pPr>
        <w:pStyle w:val="Heading3"/>
        <w:spacing w:before="0"/>
      </w:pPr>
      <w:r>
        <w:br w:type="page"/>
      </w:r>
      <w:r w:rsidR="002D51E3">
        <w:lastRenderedPageBreak/>
        <w:t>3</w:t>
      </w:r>
      <w:r>
        <w:t>.3 Running and Tracing</w:t>
      </w:r>
    </w:p>
    <w:p w14:paraId="3905B36D" w14:textId="77777777" w:rsidR="004B179B" w:rsidRDefault="004B179B"/>
    <w:p w14:paraId="2AC1402E" w14:textId="77777777" w:rsidR="004B179B" w:rsidRDefault="004B179B">
      <w:r>
        <w:t>When running your new eater, it will go north until it hits a wall or the border. When it can no longer move, it will start generating states because it cannot successfully apply and terminate the move-north operator. Below is a sample trace</w:t>
      </w:r>
      <w:r w:rsidR="00A22CA3">
        <w:t>,</w:t>
      </w:r>
      <w:r>
        <w:t xml:space="preserve"> </w:t>
      </w:r>
      <w:r w:rsidR="00A22CA3">
        <w:t xml:space="preserve">with the “watch </w:t>
      </w:r>
      <w:r w:rsidR="007C328C">
        <w:t>3 --timetags</w:t>
      </w:r>
      <w:r w:rsidR="00A22CA3">
        <w:t xml:space="preserve">” in use, </w:t>
      </w:r>
      <w:r>
        <w:t xml:space="preserve">of the interaction window for the first </w:t>
      </w:r>
      <w:r w:rsidR="007C328C">
        <w:t>two</w:t>
      </w:r>
      <w:r>
        <w:t xml:space="preserve"> moves to the north by an eater.</w:t>
      </w:r>
    </w:p>
    <w:p w14:paraId="52C7E78C" w14:textId="77777777" w:rsidR="00AD1FC6" w:rsidRDefault="007B3A13">
      <w:r>
        <w:rPr>
          <w:noProof/>
        </w:rPr>
        <mc:AlternateContent>
          <mc:Choice Requires="wps">
            <w:drawing>
              <wp:anchor distT="0" distB="0" distL="114300" distR="114300" simplePos="0" relativeHeight="251869696" behindDoc="0" locked="0" layoutInCell="1" allowOverlap="1" wp14:anchorId="072956F9" wp14:editId="57FA3DBC">
                <wp:simplePos x="0" y="0"/>
                <wp:positionH relativeFrom="column">
                  <wp:posOffset>1974215</wp:posOffset>
                </wp:positionH>
                <wp:positionV relativeFrom="paragraph">
                  <wp:posOffset>1828800</wp:posOffset>
                </wp:positionV>
                <wp:extent cx="1732915" cy="669290"/>
                <wp:effectExtent l="12700" t="0" r="6985" b="29210"/>
                <wp:wrapNone/>
                <wp:docPr id="2216" name="Line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32915" cy="66929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B6564" id="Line 1765" o:spid="_x0000_s1026" style="position:absolute;flip:x;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5pt,2in" to="291.9pt,19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" strokecolor="red">
                <v:stroke endarrow="block"/>
                <o:lock v:ext="edit" shapetype="f"/>
              </v:line>
            </w:pict>
          </mc:Fallback>
        </mc:AlternateContent>
      </w:r>
      <w:r>
        <w:rPr>
          <w:noProof/>
        </w:rPr>
        <mc:AlternateContent>
          <mc:Choice Requires="wps">
            <w:drawing>
              <wp:anchor distT="0" distB="0" distL="114300" distR="114300" simplePos="0" relativeHeight="251774464" behindDoc="0" locked="0" layoutInCell="1" allowOverlap="1" wp14:anchorId="361F46BD" wp14:editId="68E99AA6">
                <wp:simplePos x="0" y="0"/>
                <wp:positionH relativeFrom="column">
                  <wp:posOffset>2245995</wp:posOffset>
                </wp:positionH>
                <wp:positionV relativeFrom="paragraph">
                  <wp:posOffset>1811655</wp:posOffset>
                </wp:positionV>
                <wp:extent cx="1479550" cy="965200"/>
                <wp:effectExtent l="25400" t="0" r="6350" b="25400"/>
                <wp:wrapNone/>
                <wp:docPr id="2215"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79550" cy="965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D922B" id="Line 1189" o:spid="_x0000_s1026" style="position:absolute;flip:x;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85pt,142.65pt" to="293.35pt,21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" strokecolor="red">
                <v:stroke endarrow="block"/>
                <o:lock v:ext="edit" shapetype="f"/>
              </v:line>
            </w:pict>
          </mc:Fallback>
        </mc:AlternateContent>
      </w:r>
      <w:r>
        <w:rPr>
          <w:noProof/>
        </w:rPr>
        <mc:AlternateContent>
          <mc:Choice Requires="wps">
            <w:drawing>
              <wp:anchor distT="0" distB="0" distL="114300" distR="114300" simplePos="0" relativeHeight="251773440" behindDoc="0" locked="0" layoutInCell="1" allowOverlap="1" wp14:anchorId="64DEB1E9" wp14:editId="4E5C2F28">
                <wp:simplePos x="0" y="0"/>
                <wp:positionH relativeFrom="column">
                  <wp:posOffset>1900555</wp:posOffset>
                </wp:positionH>
                <wp:positionV relativeFrom="paragraph">
                  <wp:posOffset>2945130</wp:posOffset>
                </wp:positionV>
                <wp:extent cx="1808480" cy="635000"/>
                <wp:effectExtent l="25400" t="0" r="7620" b="38100"/>
                <wp:wrapNone/>
                <wp:docPr id="2214"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08480" cy="635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E04E4" id="Line 1187" o:spid="_x0000_s1026" style="position:absolute;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231.9pt" to="292.05pt,28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870720" behindDoc="0" locked="0" layoutInCell="1" allowOverlap="1" wp14:anchorId="4189E082" wp14:editId="61769FEF">
                <wp:simplePos x="0" y="0"/>
                <wp:positionH relativeFrom="column">
                  <wp:posOffset>2517775</wp:posOffset>
                </wp:positionH>
                <wp:positionV relativeFrom="paragraph">
                  <wp:posOffset>2945130</wp:posOffset>
                </wp:positionV>
                <wp:extent cx="1200150" cy="850900"/>
                <wp:effectExtent l="25400" t="0" r="6350" b="25400"/>
                <wp:wrapNone/>
                <wp:docPr id="2213" name="Lin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00150" cy="850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9392" id="Line 1766" o:spid="_x0000_s1026" style="position:absolute;flip:x;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25pt,231.9pt" to="292.75pt,2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" strokecolor="red">
                <v:stroke endarrow="block"/>
                <o:lock v:ext="edit" shapetype="f"/>
              </v:line>
            </w:pict>
          </mc:Fallback>
        </mc:AlternateContent>
      </w:r>
      <w:r>
        <w:rPr>
          <w:noProof/>
        </w:rPr>
        <mc:AlternateContent>
          <mc:Choice Requires="wps">
            <w:drawing>
              <wp:anchor distT="0" distB="0" distL="114300" distR="114300" simplePos="0" relativeHeight="251871744" behindDoc="0" locked="0" layoutInCell="1" allowOverlap="1" wp14:anchorId="1EE28352" wp14:editId="72D49F0D">
                <wp:simplePos x="0" y="0"/>
                <wp:positionH relativeFrom="column">
                  <wp:posOffset>3709035</wp:posOffset>
                </wp:positionH>
                <wp:positionV relativeFrom="paragraph">
                  <wp:posOffset>2830830</wp:posOffset>
                </wp:positionV>
                <wp:extent cx="1419225" cy="152400"/>
                <wp:effectExtent l="0" t="0" r="3175" b="0"/>
                <wp:wrapNone/>
                <wp:docPr id="2212" name="Text 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9225" cy="152400"/>
                        </a:xfrm>
                        <a:prstGeom prst="rect">
                          <a:avLst/>
                        </a:prstGeom>
                        <a:solidFill>
                          <a:srgbClr val="FFFFFF"/>
                        </a:solidFill>
                        <a:ln w="9525">
                          <a:solidFill>
                            <a:srgbClr val="FF0000"/>
                          </a:solidFill>
                          <a:miter lim="800000"/>
                          <a:headEnd/>
                          <a:tailEnd/>
                        </a:ln>
                      </wps:spPr>
                      <wps:txbx>
                        <w:txbxContent>
                          <w:p w14:paraId="2C5E3262" w14:textId="77777777" w:rsidR="004B179B" w:rsidRDefault="004B179B">
                            <w:pPr>
                              <w:rPr>
                                <w:color w:val="FF0000"/>
                                <w:sz w:val="16"/>
                              </w:rPr>
                            </w:pPr>
                            <w:r>
                              <w:rPr>
                                <w:color w:val="FF0000"/>
                                <w:sz w:val="16"/>
                              </w:rPr>
                              <w:t xml:space="preserve">Two rules firing in </w:t>
                            </w:r>
                            <w:proofErr w:type="gramStart"/>
                            <w:r>
                              <w:rPr>
                                <w:color w:val="FF0000"/>
                                <w:sz w:val="16"/>
                              </w:rPr>
                              <w:t>parallel</w:t>
                            </w:r>
                            <w:proofErr w:type="gram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28352" id="Text Box 1186" o:spid="_x0000_s1112" type="#_x0000_t202" style="position:absolute;margin-left:292.05pt;margin-top:222.9pt;width:111.75pt;height:12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" strokecolor="red">
                <v:path arrowok="t"/>
                <v:textbox inset="3.6pt,0,3.6pt,0">
                  <w:txbxContent>
                    <w:p w14:paraId="2C5E3262" w14:textId="77777777" w:rsidR="004B179B" w:rsidRDefault="004B179B">
                      <w:pPr>
                        <w:rPr>
                          <w:color w:val="FF0000"/>
                          <w:sz w:val="16"/>
                        </w:rPr>
                      </w:pPr>
                      <w:r>
                        <w:rPr>
                          <w:color w:val="FF0000"/>
                          <w:sz w:val="16"/>
                        </w:rPr>
                        <w:t xml:space="preserve">Two rules firing in </w:t>
                      </w:r>
                      <w:proofErr w:type="gramStart"/>
                      <w:r>
                        <w:rPr>
                          <w:color w:val="FF0000"/>
                          <w:sz w:val="16"/>
                        </w:rPr>
                        <w:t>parallel</w:t>
                      </w:r>
                      <w:proofErr w:type="gramEnd"/>
                    </w:p>
                  </w:txbxContent>
                </v:textbox>
              </v:shape>
            </w:pict>
          </mc:Fallback>
        </mc:AlternateContent>
      </w:r>
      <w:r>
        <w:rPr>
          <w:noProof/>
        </w:rPr>
        <mc:AlternateContent>
          <mc:Choice Requires="wps">
            <w:drawing>
              <wp:anchor distT="0" distB="0" distL="114300" distR="114300" simplePos="0" relativeHeight="251873792" behindDoc="0" locked="0" layoutInCell="1" allowOverlap="1" wp14:anchorId="61E6B3C0" wp14:editId="6A8ABA85">
                <wp:simplePos x="0" y="0"/>
                <wp:positionH relativeFrom="column">
                  <wp:posOffset>3709035</wp:posOffset>
                </wp:positionH>
                <wp:positionV relativeFrom="paragraph">
                  <wp:posOffset>1687830</wp:posOffset>
                </wp:positionV>
                <wp:extent cx="1419225" cy="274320"/>
                <wp:effectExtent l="0" t="0" r="3175" b="5080"/>
                <wp:wrapNone/>
                <wp:docPr id="2211"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9225" cy="274320"/>
                        </a:xfrm>
                        <a:prstGeom prst="rect">
                          <a:avLst/>
                        </a:prstGeom>
                        <a:solidFill>
                          <a:srgbClr val="FFFFFF"/>
                        </a:solidFill>
                        <a:ln w="9525">
                          <a:solidFill>
                            <a:srgbClr val="FF0000"/>
                          </a:solidFill>
                          <a:miter lim="800000"/>
                          <a:headEnd/>
                          <a:tailEnd/>
                        </a:ln>
                      </wps:spPr>
                      <wps:txbx>
                        <w:txbxContent>
                          <w:p w14:paraId="38C12E52" w14:textId="77777777" w:rsidR="004B179B" w:rsidRDefault="004B179B">
                            <w:pPr>
                              <w:rPr>
                                <w:color w:val="FF0000"/>
                                <w:sz w:val="16"/>
                              </w:rPr>
                            </w:pPr>
                            <w:r>
                              <w:rPr>
                                <w:color w:val="FF0000"/>
                                <w:sz w:val="16"/>
                              </w:rPr>
                              <w:t>One rule firing and one rule retracting at the same time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6B3C0" id="Text Box 1188" o:spid="_x0000_s1113" type="#_x0000_t202" style="position:absolute;margin-left:292.05pt;margin-top:132.9pt;width:111.75pt;height:21.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" strokecolor="red">
                <v:path arrowok="t"/>
                <v:textbox inset="3.6pt,0,3.6pt,0">
                  <w:txbxContent>
                    <w:p w14:paraId="38C12E52" w14:textId="77777777" w:rsidR="004B179B" w:rsidRDefault="004B179B">
                      <w:pPr>
                        <w:rPr>
                          <w:color w:val="FF0000"/>
                          <w:sz w:val="16"/>
                        </w:rPr>
                      </w:pPr>
                      <w:r>
                        <w:rPr>
                          <w:color w:val="FF0000"/>
                          <w:sz w:val="16"/>
                        </w:rPr>
                        <w:t>One rule firing and one rule retracting at the same time</w:t>
                      </w:r>
                    </w:p>
                  </w:txbxContent>
                </v:textbox>
              </v:shape>
            </w:pict>
          </mc:Fallback>
        </mc:AlternateContent>
      </w:r>
      <w:r w:rsidR="007C328C" w:rsidRPr="007C328C">
        <w:t xml:space="preserve"> </w:t>
      </w:r>
      <w:r>
        <w:rPr>
          <w:noProof/>
        </w:rPr>
        <w:drawing>
          <wp:inline distT="0" distB="0" distL="0" distR="0" wp14:anchorId="67225E20" wp14:editId="2C81DB5A">
            <wp:extent cx="8074660" cy="539813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74660" cy="5398135"/>
                    </a:xfrm>
                    <a:prstGeom prst="rect">
                      <a:avLst/>
                    </a:prstGeom>
                    <a:noFill/>
                    <a:ln>
                      <a:noFill/>
                    </a:ln>
                  </pic:spPr>
                </pic:pic>
              </a:graphicData>
            </a:graphic>
          </wp:inline>
        </w:drawing>
      </w:r>
    </w:p>
    <w:p w14:paraId="5A0AC099" w14:textId="77777777" w:rsidR="004B179B" w:rsidRDefault="004B179B"/>
    <w:p w14:paraId="698B8625" w14:textId="77777777" w:rsidR="004B179B" w:rsidRDefault="004B179B">
      <w:r>
        <w:t>If you look closely at this trace, you see that two rules are firing at the same time: apply*move-</w:t>
      </w:r>
      <w:proofErr w:type="gramStart"/>
      <w:r>
        <w:t>north, and</w:t>
      </w:r>
      <w:proofErr w:type="gramEnd"/>
      <w:r>
        <w:t xml:space="preserve"> apply*move-north*remove-move. One is adding the new move command to the output-link </w:t>
      </w:r>
      <w:proofErr w:type="gramStart"/>
      <w:r>
        <w:t>at the same time that</w:t>
      </w:r>
      <w:proofErr w:type="gramEnd"/>
      <w:r>
        <w:t xml:space="preserve"> the other is removing the previous move command. There are also examples of rules firing and retracting at the same time where an operator is being removed from working memory </w:t>
      </w:r>
      <w:proofErr w:type="gramStart"/>
      <w:r>
        <w:t>at the same time that</w:t>
      </w:r>
      <w:proofErr w:type="gramEnd"/>
      <w:r>
        <w:t xml:space="preserve"> a new operator is being created. </w:t>
      </w:r>
    </w:p>
    <w:p w14:paraId="28A62E1B" w14:textId="77777777" w:rsidR="004B179B" w:rsidRDefault="004B179B"/>
    <w:p w14:paraId="0A439488" w14:textId="77777777" w:rsidR="001A4DFA" w:rsidRDefault="004B179B">
      <w:r>
        <w:br w:type="page"/>
      </w:r>
      <w:r>
        <w:lastRenderedPageBreak/>
        <w:t>Instead of letting Soar run free, you can step Soar through each decision</w:t>
      </w:r>
      <w:r w:rsidR="001A4DFA">
        <w:t xml:space="preserve"> using the “Step” button on either the Soar Debugger or the Java Eaters window</w:t>
      </w:r>
      <w:r>
        <w:t xml:space="preserve">. The default will stop each step </w:t>
      </w:r>
      <w:r w:rsidR="007C328C">
        <w:t xml:space="preserve">before </w:t>
      </w:r>
      <w:r>
        <w:t xml:space="preserve">the application phase, </w:t>
      </w:r>
      <w:r w:rsidR="001A4DFA">
        <w:t xml:space="preserve">right after Soar has made an operator selection (decision phase).  It’s possible to change the location where Soar will stop when stepping, using the Soar Cycle widget in the Debugger.  </w:t>
      </w:r>
    </w:p>
    <w:p w14:paraId="5DA5ED43" w14:textId="77777777" w:rsidR="00EF3EC7" w:rsidRDefault="007B3A13">
      <w:r>
        <w:rPr>
          <w:noProof/>
        </w:rPr>
        <mc:AlternateContent>
          <mc:Choice Requires="wps">
            <w:drawing>
              <wp:anchor distT="0" distB="0" distL="114300" distR="114300" simplePos="0" relativeHeight="251915776" behindDoc="0" locked="0" layoutInCell="1" allowOverlap="1" wp14:anchorId="0CC8CA7D" wp14:editId="0E0CD922">
                <wp:simplePos x="0" y="0"/>
                <wp:positionH relativeFrom="column">
                  <wp:posOffset>2451735</wp:posOffset>
                </wp:positionH>
                <wp:positionV relativeFrom="paragraph">
                  <wp:posOffset>104140</wp:posOffset>
                </wp:positionV>
                <wp:extent cx="1257300" cy="571500"/>
                <wp:effectExtent l="0" t="0" r="0" b="0"/>
                <wp:wrapNone/>
                <wp:docPr id="2210" name="Text Box 1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7300" cy="571500"/>
                        </a:xfrm>
                        <a:prstGeom prst="rect">
                          <a:avLst/>
                        </a:prstGeom>
                        <a:solidFill>
                          <a:srgbClr val="FFFFFF"/>
                        </a:solidFill>
                        <a:ln w="9525">
                          <a:solidFill>
                            <a:srgbClr val="FF0000"/>
                          </a:solidFill>
                          <a:miter lim="800000"/>
                          <a:headEnd/>
                          <a:tailEnd/>
                        </a:ln>
                      </wps:spPr>
                      <wps:txbx>
                        <w:txbxContent>
                          <w:p w14:paraId="2C0B0A78" w14:textId="77777777" w:rsidR="00EF3EC7" w:rsidRDefault="00EF3EC7" w:rsidP="00EF3EC7">
                            <w:pPr>
                              <w:jc w:val="center"/>
                              <w:rPr>
                                <w:color w:val="FF0000"/>
                                <w:sz w:val="16"/>
                              </w:rPr>
                            </w:pPr>
                            <w:r>
                              <w:rPr>
                                <w:color w:val="FF0000"/>
                                <w:sz w:val="16"/>
                              </w:rPr>
                              <w:t xml:space="preserve">Using your mouse, pick up the hourglass </w:t>
                            </w:r>
                            <w:proofErr w:type="gramStart"/>
                            <w:r>
                              <w:rPr>
                                <w:color w:val="FF0000"/>
                                <w:sz w:val="16"/>
                              </w:rPr>
                              <w:t xml:space="preserve">shaped </w:t>
                            </w:r>
                            <w:r w:rsidR="00016373">
                              <w:rPr>
                                <w:color w:val="FF0000"/>
                                <w:sz w:val="16"/>
                              </w:rPr>
                              <w:t xml:space="preserve"> red</w:t>
                            </w:r>
                            <w:proofErr w:type="gramEnd"/>
                            <w:r w:rsidR="00016373">
                              <w:rPr>
                                <w:color w:val="FF0000"/>
                                <w:sz w:val="16"/>
                              </w:rPr>
                              <w:t xml:space="preserve"> </w:t>
                            </w:r>
                            <w:r>
                              <w:rPr>
                                <w:color w:val="FF0000"/>
                                <w:sz w:val="16"/>
                              </w:rPr>
                              <w:t xml:space="preserve">icon and drag it to the location between </w:t>
                            </w:r>
                          </w:p>
                          <w:p w14:paraId="3E9D5D22" w14:textId="77777777" w:rsidR="00EF3EC7" w:rsidRDefault="00EF3EC7" w:rsidP="00EF3EC7">
                            <w:pPr>
                              <w:jc w:val="center"/>
                              <w:rPr>
                                <w:color w:val="FF0000"/>
                                <w:sz w:val="16"/>
                              </w:rPr>
                            </w:pPr>
                            <w:r>
                              <w:rPr>
                                <w:color w:val="FF0000"/>
                                <w:sz w:val="16"/>
                              </w:rPr>
                              <w:t>World and Input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CA7D" id="Text Box 1824" o:spid="_x0000_s1114" type="#_x0000_t202" style="position:absolute;margin-left:193.05pt;margin-top:8.2pt;width:99pt;height:4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" strokecolor="red">
                <v:path arrowok="t"/>
                <v:textbox inset="3.6pt,0,3.6pt,0">
                  <w:txbxContent>
                    <w:p w14:paraId="2C0B0A78" w14:textId="77777777" w:rsidR="00EF3EC7" w:rsidRDefault="00EF3EC7" w:rsidP="00EF3EC7">
                      <w:pPr>
                        <w:jc w:val="center"/>
                        <w:rPr>
                          <w:color w:val="FF0000"/>
                          <w:sz w:val="16"/>
                        </w:rPr>
                      </w:pPr>
                      <w:r>
                        <w:rPr>
                          <w:color w:val="FF0000"/>
                          <w:sz w:val="16"/>
                        </w:rPr>
                        <w:t xml:space="preserve">Using your mouse, pick up the hourglass </w:t>
                      </w:r>
                      <w:proofErr w:type="gramStart"/>
                      <w:r>
                        <w:rPr>
                          <w:color w:val="FF0000"/>
                          <w:sz w:val="16"/>
                        </w:rPr>
                        <w:t xml:space="preserve">shaped </w:t>
                      </w:r>
                      <w:r w:rsidR="00016373">
                        <w:rPr>
                          <w:color w:val="FF0000"/>
                          <w:sz w:val="16"/>
                        </w:rPr>
                        <w:t xml:space="preserve"> red</w:t>
                      </w:r>
                      <w:proofErr w:type="gramEnd"/>
                      <w:r w:rsidR="00016373">
                        <w:rPr>
                          <w:color w:val="FF0000"/>
                          <w:sz w:val="16"/>
                        </w:rPr>
                        <w:t xml:space="preserve"> </w:t>
                      </w:r>
                      <w:r>
                        <w:rPr>
                          <w:color w:val="FF0000"/>
                          <w:sz w:val="16"/>
                        </w:rPr>
                        <w:t xml:space="preserve">icon and drag it to the location between </w:t>
                      </w:r>
                    </w:p>
                    <w:p w14:paraId="3E9D5D22" w14:textId="77777777" w:rsidR="00EF3EC7" w:rsidRDefault="00EF3EC7" w:rsidP="00EF3EC7">
                      <w:pPr>
                        <w:jc w:val="center"/>
                        <w:rPr>
                          <w:color w:val="FF0000"/>
                          <w:sz w:val="16"/>
                        </w:rPr>
                      </w:pPr>
                      <w:r>
                        <w:rPr>
                          <w:color w:val="FF0000"/>
                          <w:sz w:val="16"/>
                        </w:rPr>
                        <w:t>World and Input</w:t>
                      </w:r>
                    </w:p>
                  </w:txbxContent>
                </v:textbox>
              </v:shape>
            </w:pict>
          </mc:Fallback>
        </mc:AlternateContent>
      </w:r>
    </w:p>
    <w:p w14:paraId="418C0499" w14:textId="77777777" w:rsidR="001A4DFA" w:rsidRDefault="007B3A13">
      <w:r>
        <w:rPr>
          <w:noProof/>
        </w:rPr>
        <mc:AlternateContent>
          <mc:Choice Requires="wps">
            <w:drawing>
              <wp:anchor distT="0" distB="0" distL="114300" distR="114300" simplePos="0" relativeHeight="251916800" behindDoc="0" locked="0" layoutInCell="1" allowOverlap="1" wp14:anchorId="1DF297EA" wp14:editId="7EBAA613">
                <wp:simplePos x="0" y="0"/>
                <wp:positionH relativeFrom="column">
                  <wp:posOffset>2125345</wp:posOffset>
                </wp:positionH>
                <wp:positionV relativeFrom="paragraph">
                  <wp:posOffset>643890</wp:posOffset>
                </wp:positionV>
                <wp:extent cx="1926590" cy="0"/>
                <wp:effectExtent l="0" t="63500" r="0" b="63500"/>
                <wp:wrapNone/>
                <wp:docPr id="2209" name="Lin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2659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5D953" id="Line 1825"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50.7pt" to="319.05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" strokecolor="red">
                <v:stroke endarrow="block"/>
                <o:lock v:ext="edit" shapetype="f"/>
              </v:line>
            </w:pict>
          </mc:Fallback>
        </mc:AlternateContent>
      </w:r>
      <w:r w:rsidR="00697D1D">
        <w:t xml:space="preserve">            </w:t>
      </w:r>
      <w:r>
        <w:rPr>
          <w:noProof/>
        </w:rPr>
        <w:drawing>
          <wp:inline distT="0" distB="0" distL="0" distR="0" wp14:anchorId="59821E56" wp14:editId="6FD2B79C">
            <wp:extent cx="1696085" cy="78168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6085" cy="781685"/>
                    </a:xfrm>
                    <a:prstGeom prst="rect">
                      <a:avLst/>
                    </a:prstGeom>
                    <a:noFill/>
                    <a:ln>
                      <a:noFill/>
                    </a:ln>
                  </pic:spPr>
                </pic:pic>
              </a:graphicData>
            </a:graphic>
          </wp:inline>
        </w:drawing>
      </w:r>
      <w:r w:rsidR="00697D1D">
        <w:t xml:space="preserve">                </w:t>
      </w:r>
      <w:r w:rsidR="00EF3EC7">
        <w:t xml:space="preserve">                            </w:t>
      </w:r>
      <w:r w:rsidR="00697D1D">
        <w:t xml:space="preserve">          </w:t>
      </w:r>
      <w:r>
        <w:rPr>
          <w:noProof/>
        </w:rPr>
        <w:drawing>
          <wp:inline distT="0" distB="0" distL="0" distR="0" wp14:anchorId="01DACADF" wp14:editId="41A56F67">
            <wp:extent cx="1673860" cy="75946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3860" cy="759460"/>
                    </a:xfrm>
                    <a:prstGeom prst="rect">
                      <a:avLst/>
                    </a:prstGeom>
                    <a:noFill/>
                    <a:ln>
                      <a:noFill/>
                    </a:ln>
                  </pic:spPr>
                </pic:pic>
              </a:graphicData>
            </a:graphic>
          </wp:inline>
        </w:drawing>
      </w:r>
    </w:p>
    <w:p w14:paraId="33993295" w14:textId="77777777" w:rsidR="001A4DFA" w:rsidRDefault="001A4DFA"/>
    <w:p w14:paraId="17363F2B" w14:textId="77777777" w:rsidR="004B179B" w:rsidRDefault="00016373">
      <w:r>
        <w:t xml:space="preserve">The red icon in the diagram shows the point where Soar will stop when the Step button is used.  The green icon shows where Soar is in its execution cycle.  </w:t>
      </w:r>
      <w:r w:rsidR="00EF3EC7">
        <w:t>Move the Stop Point to the location between “World” and “Input” as shown above</w:t>
      </w:r>
      <w:r w:rsidR="004B179B">
        <w:t xml:space="preserve">. This is just after the output commands have been added to the output-link and just before the eaters are about to move. In the following trace, </w:t>
      </w:r>
      <w:r w:rsidR="00697D1D">
        <w:t xml:space="preserve">the Watch level is 1, </w:t>
      </w:r>
      <w:r w:rsidR="004B179B">
        <w:t>the step button has been used, and then the output-link is examined. This is repeated twice.</w:t>
      </w:r>
    </w:p>
    <w:p w14:paraId="17222193" w14:textId="77777777" w:rsidR="00645A5A" w:rsidRDefault="00645A5A"/>
    <w:p w14:paraId="136ECCC9" w14:textId="77777777" w:rsidR="00645A5A" w:rsidRDefault="007B3A13">
      <w:r>
        <w:rPr>
          <w:noProof/>
        </w:rPr>
        <w:drawing>
          <wp:inline distT="0" distB="0" distL="0" distR="0" wp14:anchorId="02AFAA93" wp14:editId="282F7FF4">
            <wp:extent cx="5935980" cy="350266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502660"/>
                    </a:xfrm>
                    <a:prstGeom prst="rect">
                      <a:avLst/>
                    </a:prstGeom>
                    <a:noFill/>
                    <a:ln>
                      <a:noFill/>
                    </a:ln>
                  </pic:spPr>
                </pic:pic>
              </a:graphicData>
            </a:graphic>
          </wp:inline>
        </w:drawing>
      </w:r>
    </w:p>
    <w:p w14:paraId="1CB30055" w14:textId="77777777" w:rsidR="004B179B" w:rsidRDefault="004B179B"/>
    <w:p w14:paraId="1A207108" w14:textId="77777777" w:rsidR="004B179B" w:rsidRDefault="004B179B">
      <w:r>
        <w:t xml:space="preserve">From prior runs, you know that </w:t>
      </w:r>
      <w:r>
        <w:rPr>
          <w:rFonts w:ascii="Courier New" w:hAnsi="Courier New"/>
        </w:rPr>
        <w:t>I3</w:t>
      </w:r>
      <w:r>
        <w:t xml:space="preserve"> is the identifier of the output-link. Although Soar does not guarantee that </w:t>
      </w:r>
      <w:r>
        <w:rPr>
          <w:rFonts w:ascii="Courier New" w:hAnsi="Courier New"/>
        </w:rPr>
        <w:t>I3</w:t>
      </w:r>
      <w:r>
        <w:t xml:space="preserve"> will always be the identifier of the output-link, it always is, just as </w:t>
      </w:r>
      <w:r>
        <w:rPr>
          <w:rFonts w:ascii="Courier New" w:hAnsi="Courier New"/>
        </w:rPr>
        <w:t>I1</w:t>
      </w:r>
      <w:r>
        <w:t xml:space="preserve"> is the identifier of the io object, </w:t>
      </w:r>
      <w:r>
        <w:rPr>
          <w:rFonts w:ascii="Courier New" w:hAnsi="Courier New"/>
        </w:rPr>
        <w:t>I2</w:t>
      </w:r>
      <w:r>
        <w:t xml:space="preserve"> is the identifier of the input-link, and </w:t>
      </w:r>
      <w:r>
        <w:rPr>
          <w:rFonts w:ascii="Courier New" w:hAnsi="Courier New"/>
        </w:rPr>
        <w:t>S1</w:t>
      </w:r>
      <w:r>
        <w:t xml:space="preserve"> is the identifier of the first state. </w:t>
      </w:r>
    </w:p>
    <w:p w14:paraId="699D0390" w14:textId="77777777" w:rsidR="004B179B" w:rsidRDefault="004B179B"/>
    <w:p w14:paraId="479EAC57" w14:textId="77777777" w:rsidR="004B179B" w:rsidRDefault="004B179B">
      <w:r>
        <w:t xml:space="preserve">When you print </w:t>
      </w:r>
      <w:r>
        <w:rPr>
          <w:rFonts w:ascii="Courier New" w:hAnsi="Courier New"/>
        </w:rPr>
        <w:t>I3</w:t>
      </w:r>
      <w:r>
        <w:t xml:space="preserve">, you see that the move command is correctly added to the output-link. You can see more than one level of augmentation by using the </w:t>
      </w:r>
      <w:r>
        <w:rPr>
          <w:rFonts w:ascii="Courier New" w:hAnsi="Courier New"/>
        </w:rPr>
        <w:t>–d</w:t>
      </w:r>
      <w:r>
        <w:t xml:space="preserve"> flag on the print command</w:t>
      </w:r>
      <w:r w:rsidR="00545C7F">
        <w:t xml:space="preserve"> as shown in the upper right monitoring window.</w:t>
      </w:r>
    </w:p>
    <w:p w14:paraId="2D465734" w14:textId="77777777" w:rsidR="004B179B" w:rsidRDefault="004B179B">
      <w:pPr>
        <w:pStyle w:val="Header"/>
        <w:tabs>
          <w:tab w:val="clear" w:pos="4320"/>
          <w:tab w:val="clear" w:pos="8640"/>
        </w:tabs>
      </w:pPr>
    </w:p>
    <w:p w14:paraId="7E8C384F" w14:textId="77777777" w:rsidR="004B179B" w:rsidRDefault="004B179B">
      <w:r>
        <w:t xml:space="preserve">You can also step through one phase at a time by using the </w:t>
      </w:r>
      <w:r>
        <w:rPr>
          <w:rFonts w:ascii="Courier New" w:hAnsi="Courier New"/>
          <w:u w:val="single"/>
        </w:rPr>
        <w:t xml:space="preserve">run </w:t>
      </w:r>
      <w:r w:rsidR="002C4A31">
        <w:rPr>
          <w:rFonts w:ascii="Courier New" w:hAnsi="Courier New"/>
          <w:u w:val="single"/>
        </w:rPr>
        <w:t xml:space="preserve">1 </w:t>
      </w:r>
      <w:r>
        <w:rPr>
          <w:rFonts w:ascii="Courier New" w:hAnsi="Courier New"/>
          <w:u w:val="single"/>
        </w:rPr>
        <w:t>–p</w:t>
      </w:r>
      <w:r>
        <w:t xml:space="preserve"> command.</w:t>
      </w:r>
    </w:p>
    <w:p w14:paraId="64592768" w14:textId="77777777" w:rsidR="004B179B" w:rsidRDefault="004B179B" w:rsidP="00E50600">
      <w:pPr>
        <w:pStyle w:val="Heading1"/>
        <w:spacing w:before="0"/>
      </w:pPr>
      <w:r>
        <w:br w:type="page"/>
      </w:r>
      <w:r w:rsidR="002D51E3">
        <w:lastRenderedPageBreak/>
        <w:t>4</w:t>
      </w:r>
      <w:r>
        <w:t>. Move-To-Food Operator</w:t>
      </w:r>
    </w:p>
    <w:p w14:paraId="4B49B299" w14:textId="77777777" w:rsidR="004B179B" w:rsidRDefault="004B179B"/>
    <w:p w14:paraId="65556E0C" w14:textId="77777777" w:rsidR="004B179B" w:rsidRDefault="004B179B">
      <w:r>
        <w:t xml:space="preserve">In this section you will create an eater that greedily moves to any food it senses. You will use the lessons you learned from the move-north </w:t>
      </w:r>
      <w:proofErr w:type="gramStart"/>
      <w:r>
        <w:t>operator, and</w:t>
      </w:r>
      <w:proofErr w:type="gramEnd"/>
      <w:r>
        <w:t xml:space="preserve"> learn more about the structure of the input-link and operator preferences.</w:t>
      </w:r>
    </w:p>
    <w:p w14:paraId="196BB3BB" w14:textId="77777777" w:rsidR="004B179B" w:rsidRDefault="004B179B"/>
    <w:p w14:paraId="53DAB997" w14:textId="77777777" w:rsidR="004B179B" w:rsidRDefault="004B179B">
      <w:r>
        <w:t xml:space="preserve">Each eater can sense the food and walls that surround it, two steps in each direction. The Eaters Info window shows what an eater can sense. For this eater, you will write an operator that moves the eater to one of the neighboring cells (north, east, south, or west) that contains normalfood or bonusfood. Since food can be in more than one of the neighboring cells, more than one operator may be proposed. Soar does not automatically select randomly from among a set of proposed operators – it will get a </w:t>
      </w:r>
      <w:r>
        <w:rPr>
          <w:i/>
        </w:rPr>
        <w:t>tie impasse</w:t>
      </w:r>
      <w:r>
        <w:t xml:space="preserve"> if there are multiple operators with only acceptable preferences. To avoid ties, Soar has additional preferences. For this exercise, it does not matter which food an eater consumes first, so you can use a preference that makes the decision procedure arbitrarily select one of the proposed operators.</w:t>
      </w:r>
    </w:p>
    <w:p w14:paraId="090EB997" w14:textId="77777777" w:rsidR="004B179B" w:rsidRDefault="004B179B"/>
    <w:p w14:paraId="14F28045" w14:textId="77777777" w:rsidR="004B179B" w:rsidRDefault="004B179B">
      <w:r>
        <w:t>Based on the above discussion, you will need four rules for the move-to-food operator.</w:t>
      </w:r>
    </w:p>
    <w:p w14:paraId="362F8333" w14:textId="77777777" w:rsidR="004B179B" w:rsidRDefault="004B179B">
      <w:pPr>
        <w:numPr>
          <w:ilvl w:val="0"/>
          <w:numId w:val="2"/>
        </w:numPr>
      </w:pPr>
      <w:r>
        <w:t xml:space="preserve">You need one rule to propose the operator when there is normal-food in a neighboring cell and a second rule to propose the operator when bonus-food is in a neighboring cell. Unlike the move-north operator, these proposal rules do not have to test the coordinates of the eater because the contents of the neighboring cells will change when the eater moves. The contents will change (the working memory elements for contents of </w:t>
      </w:r>
      <w:proofErr w:type="gramStart"/>
      <w:r>
        <w:t>all of</w:t>
      </w:r>
      <w:proofErr w:type="gramEnd"/>
      <w:r>
        <w:t xml:space="preserve"> the sensed cells are removed and re-added to working memory) even if the sensed object is the same type. The operator proposal rules can also create the indifferent preferences that lead to a random selection.</w:t>
      </w:r>
    </w:p>
    <w:p w14:paraId="57C914D7" w14:textId="77777777" w:rsidR="004B179B" w:rsidRDefault="004B179B">
      <w:pPr>
        <w:numPr>
          <w:ilvl w:val="0"/>
          <w:numId w:val="2"/>
        </w:numPr>
      </w:pPr>
      <w:r>
        <w:t>You need a third rule to apply the operator and move the eater in the correct direction.</w:t>
      </w:r>
    </w:p>
    <w:p w14:paraId="583169B9" w14:textId="77777777" w:rsidR="004B179B" w:rsidRDefault="004B179B">
      <w:pPr>
        <w:numPr>
          <w:ilvl w:val="0"/>
          <w:numId w:val="2"/>
        </w:numPr>
      </w:pPr>
      <w:r>
        <w:t>You need a fourth rule to remove the move command from the output-link.</w:t>
      </w:r>
    </w:p>
    <w:p w14:paraId="7AB1D471" w14:textId="77777777" w:rsidR="004B179B" w:rsidRDefault="004B179B"/>
    <w:p w14:paraId="132FE505" w14:textId="77777777" w:rsidR="004B179B" w:rsidRDefault="004B179B">
      <w:r>
        <w:t>Now try to write English versions of the move-to-food operator. Use the English versions of the move-north operator as a guide:</w:t>
      </w:r>
    </w:p>
    <w:p w14:paraId="2F71AEEF" w14:textId="77777777" w:rsidR="004B179B" w:rsidRDefault="004B179B">
      <w:pPr>
        <w:rPr>
          <w:rFonts w:ascii="Courier New" w:hAnsi="Courier New"/>
        </w:rPr>
      </w:pPr>
    </w:p>
    <w:p w14:paraId="3750D08E" w14:textId="77777777" w:rsidR="004B179B" w:rsidRDefault="004B179B">
      <w:pPr>
        <w:rPr>
          <w:rFonts w:ascii="Courier New" w:hAnsi="Courier New"/>
        </w:rPr>
      </w:pPr>
      <w:r>
        <w:rPr>
          <w:rFonts w:ascii="Courier New" w:hAnsi="Courier New"/>
        </w:rPr>
        <w:t>############################ Move-north operator ############################</w:t>
      </w:r>
    </w:p>
    <w:p w14:paraId="325DA73C" w14:textId="77777777" w:rsidR="004B179B" w:rsidRDefault="004B179B">
      <w:pPr>
        <w:rPr>
          <w:rFonts w:ascii="Courier New" w:hAnsi="Courier New"/>
        </w:rPr>
      </w:pPr>
      <w:r>
        <w:rPr>
          <w:rFonts w:ascii="Courier New" w:hAnsi="Courier New"/>
        </w:rPr>
        <w:t># Propose*move-north:</w:t>
      </w:r>
    </w:p>
    <w:p w14:paraId="4DE585DB" w14:textId="77777777" w:rsidR="004B179B" w:rsidRDefault="004B179B">
      <w:pPr>
        <w:rPr>
          <w:rFonts w:ascii="Courier New" w:hAnsi="Courier New"/>
        </w:rPr>
      </w:pPr>
      <w:r>
        <w:rPr>
          <w:rFonts w:ascii="Courier New" w:hAnsi="Courier New"/>
        </w:rPr>
        <w:t># If I am at a specific location, then propose the move-north operator.</w:t>
      </w:r>
    </w:p>
    <w:p w14:paraId="794D1353" w14:textId="77777777" w:rsidR="004B179B" w:rsidRDefault="004B179B">
      <w:pPr>
        <w:rPr>
          <w:rFonts w:ascii="Courier New" w:hAnsi="Courier New"/>
        </w:rPr>
      </w:pPr>
      <w:r>
        <w:rPr>
          <w:rFonts w:ascii="Courier New" w:hAnsi="Courier New"/>
        </w:rPr>
        <w:t>#</w:t>
      </w:r>
    </w:p>
    <w:p w14:paraId="1CEB3F28" w14:textId="77777777" w:rsidR="004B179B" w:rsidRDefault="004B179B">
      <w:pPr>
        <w:rPr>
          <w:rFonts w:ascii="Courier New" w:hAnsi="Courier New"/>
        </w:rPr>
      </w:pPr>
      <w:r>
        <w:rPr>
          <w:rFonts w:ascii="Courier New" w:hAnsi="Courier New"/>
        </w:rPr>
        <w:t># Apply*move-north:</w:t>
      </w:r>
    </w:p>
    <w:p w14:paraId="07E29982" w14:textId="77777777" w:rsidR="004B179B" w:rsidRDefault="004B179B">
      <w:pPr>
        <w:rPr>
          <w:rFonts w:ascii="Courier New" w:hAnsi="Courier New"/>
        </w:rPr>
      </w:pPr>
      <w:r>
        <w:rPr>
          <w:rFonts w:ascii="Courier New" w:hAnsi="Courier New"/>
        </w:rPr>
        <w:t xml:space="preserve"># If the move-north operator is selected, </w:t>
      </w:r>
    </w:p>
    <w:p w14:paraId="1B27B7A4" w14:textId="77777777" w:rsidR="004B179B" w:rsidRDefault="004B179B">
      <w:pPr>
        <w:rPr>
          <w:rFonts w:ascii="Courier New" w:hAnsi="Courier New"/>
        </w:rPr>
      </w:pPr>
      <w:r>
        <w:rPr>
          <w:rFonts w:ascii="Courier New" w:hAnsi="Courier New"/>
        </w:rPr>
        <w:t xml:space="preserve">#    </w:t>
      </w:r>
      <w:proofErr w:type="gramStart"/>
      <w:r>
        <w:rPr>
          <w:rFonts w:ascii="Courier New" w:hAnsi="Courier New"/>
        </w:rPr>
        <w:t>generate</w:t>
      </w:r>
      <w:proofErr w:type="gramEnd"/>
      <w:r>
        <w:rPr>
          <w:rFonts w:ascii="Courier New" w:hAnsi="Courier New"/>
        </w:rPr>
        <w:t xml:space="preserve"> an output command to move north.</w:t>
      </w:r>
    </w:p>
    <w:p w14:paraId="5DBCD6E2" w14:textId="77777777" w:rsidR="004B179B" w:rsidRDefault="004B179B">
      <w:pPr>
        <w:rPr>
          <w:rFonts w:ascii="Courier New" w:hAnsi="Courier New"/>
        </w:rPr>
      </w:pPr>
      <w:r>
        <w:rPr>
          <w:rFonts w:ascii="Courier New" w:hAnsi="Courier New"/>
        </w:rPr>
        <w:t>#</w:t>
      </w:r>
    </w:p>
    <w:p w14:paraId="308C80CE" w14:textId="77777777" w:rsidR="004B179B" w:rsidRDefault="004B179B">
      <w:pPr>
        <w:rPr>
          <w:rFonts w:ascii="Courier New" w:hAnsi="Courier New"/>
        </w:rPr>
      </w:pPr>
      <w:r>
        <w:rPr>
          <w:rFonts w:ascii="Courier New" w:hAnsi="Courier New"/>
        </w:rPr>
        <w:t># Apply*move-north*remove-move:</w:t>
      </w:r>
    </w:p>
    <w:p w14:paraId="19363D79" w14:textId="77777777" w:rsidR="004B179B" w:rsidRDefault="004B179B">
      <w:pPr>
        <w:rPr>
          <w:rFonts w:ascii="Courier New" w:hAnsi="Courier New"/>
        </w:rPr>
      </w:pPr>
      <w:r>
        <w:rPr>
          <w:rFonts w:ascii="Courier New" w:hAnsi="Courier New"/>
        </w:rPr>
        <w:t># If the move-north operator is selected,</w:t>
      </w:r>
    </w:p>
    <w:p w14:paraId="50E10E3E" w14:textId="77777777" w:rsidR="004B179B" w:rsidRDefault="004B179B">
      <w:pPr>
        <w:rPr>
          <w:rFonts w:ascii="Courier New" w:hAnsi="Courier New"/>
        </w:rPr>
      </w:pPr>
      <w:r>
        <w:rPr>
          <w:rFonts w:ascii="Courier New" w:hAnsi="Courier New"/>
        </w:rPr>
        <w:t>#    and there is a completed move command on the output link,</w:t>
      </w:r>
    </w:p>
    <w:p w14:paraId="64EC3EB5" w14:textId="77777777" w:rsidR="004B179B" w:rsidRDefault="004B179B">
      <w:r>
        <w:rPr>
          <w:rFonts w:ascii="Courier New" w:hAnsi="Courier New"/>
        </w:rPr>
        <w:t xml:space="preserve">#    </w:t>
      </w:r>
      <w:proofErr w:type="gramStart"/>
      <w:r>
        <w:rPr>
          <w:rFonts w:ascii="Courier New" w:hAnsi="Courier New"/>
        </w:rPr>
        <w:t>then</w:t>
      </w:r>
      <w:proofErr w:type="gramEnd"/>
      <w:r>
        <w:rPr>
          <w:rFonts w:ascii="Courier New" w:hAnsi="Courier New"/>
        </w:rPr>
        <w:t xml:space="preserve"> remove that command.</w:t>
      </w:r>
    </w:p>
    <w:p w14:paraId="562E8BF4" w14:textId="77777777" w:rsidR="004B179B" w:rsidRDefault="004B179B"/>
    <w:p w14:paraId="52BC068D" w14:textId="77777777" w:rsidR="004B179B" w:rsidRDefault="004B179B" w:rsidP="00E50600">
      <w:pPr>
        <w:pStyle w:val="Heading3"/>
        <w:spacing w:before="0"/>
      </w:pPr>
      <w:r>
        <w:br w:type="page"/>
      </w:r>
      <w:r w:rsidR="009B49BD">
        <w:lastRenderedPageBreak/>
        <w:t>4</w:t>
      </w:r>
      <w:r>
        <w:t>.1 English Version</w:t>
      </w:r>
    </w:p>
    <w:p w14:paraId="1254332E" w14:textId="77777777" w:rsidR="004B179B" w:rsidRDefault="004B179B"/>
    <w:p w14:paraId="433C2B07" w14:textId="77777777" w:rsidR="004B179B" w:rsidRDefault="004B179B">
      <w:r>
        <w:t>Here is one possible set of rules for the move-to-food operator.</w:t>
      </w:r>
    </w:p>
    <w:p w14:paraId="764B71AC" w14:textId="77777777" w:rsidR="004B179B" w:rsidRDefault="004B179B">
      <w:pPr>
        <w:rPr>
          <w:rFonts w:ascii="Courier New" w:hAnsi="Courier New"/>
        </w:rPr>
      </w:pPr>
      <w:r>
        <w:rPr>
          <w:rFonts w:ascii="Courier New" w:hAnsi="Courier New"/>
        </w:rPr>
        <w:t>########################## Move-to-food operator ############################</w:t>
      </w:r>
    </w:p>
    <w:p w14:paraId="4754D449" w14:textId="77777777" w:rsidR="004B179B" w:rsidRDefault="004B179B">
      <w:pPr>
        <w:rPr>
          <w:rFonts w:ascii="Courier New" w:hAnsi="Courier New"/>
        </w:rPr>
      </w:pPr>
      <w:r>
        <w:rPr>
          <w:rFonts w:ascii="Courier New" w:hAnsi="Courier New"/>
        </w:rPr>
        <w:t># Propose*move-to-food*normalfood</w:t>
      </w:r>
    </w:p>
    <w:p w14:paraId="1C60D7A7" w14:textId="77777777" w:rsidR="004B179B" w:rsidRDefault="004B179B">
      <w:pPr>
        <w:rPr>
          <w:rFonts w:ascii="Courier New" w:hAnsi="Courier New"/>
        </w:rPr>
      </w:pPr>
      <w:r>
        <w:rPr>
          <w:rFonts w:ascii="Courier New" w:hAnsi="Courier New"/>
        </w:rPr>
        <w:t xml:space="preserve"># If there is normalfood in an adjacent cell, </w:t>
      </w:r>
    </w:p>
    <w:p w14:paraId="4A3DE10F"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proofErr w:type="gramStart"/>
      <w:r>
        <w:rPr>
          <w:rFonts w:ascii="Courier New" w:hAnsi="Courier New"/>
        </w:rPr>
        <w:t>propose</w:t>
      </w:r>
      <w:proofErr w:type="gramEnd"/>
      <w:r>
        <w:rPr>
          <w:rFonts w:ascii="Courier New" w:hAnsi="Courier New"/>
        </w:rPr>
        <w:t xml:space="preserve"> move-to-food in the direction of that cell</w:t>
      </w:r>
    </w:p>
    <w:p w14:paraId="42EFC98D" w14:textId="77777777" w:rsidR="004B179B" w:rsidRDefault="004B179B">
      <w:pPr>
        <w:rPr>
          <w:rFonts w:ascii="Courier New" w:hAnsi="Courier New"/>
        </w:rPr>
      </w:pPr>
      <w:r>
        <w:rPr>
          <w:rFonts w:ascii="Courier New" w:hAnsi="Courier New"/>
        </w:rPr>
        <w:t>#    and indicate that this operator can be selected randomly.</w:t>
      </w:r>
    </w:p>
    <w:p w14:paraId="0413FC8B" w14:textId="77777777" w:rsidR="004B179B" w:rsidRDefault="004B179B">
      <w:pPr>
        <w:rPr>
          <w:rFonts w:ascii="Courier New" w:hAnsi="Courier New"/>
        </w:rPr>
      </w:pPr>
      <w:r>
        <w:rPr>
          <w:rFonts w:ascii="Courier New" w:hAnsi="Courier New"/>
        </w:rPr>
        <w:t>#</w:t>
      </w:r>
    </w:p>
    <w:p w14:paraId="0DCC1D91" w14:textId="77777777" w:rsidR="004B179B" w:rsidRDefault="004B179B">
      <w:pPr>
        <w:rPr>
          <w:rFonts w:ascii="Courier New" w:hAnsi="Courier New"/>
        </w:rPr>
      </w:pPr>
      <w:r>
        <w:rPr>
          <w:rFonts w:ascii="Courier New" w:hAnsi="Courier New"/>
        </w:rPr>
        <w:t># Propose*move-to-food*bonusfood</w:t>
      </w:r>
    </w:p>
    <w:p w14:paraId="6A96F893" w14:textId="77777777" w:rsidR="004B179B" w:rsidRDefault="004B179B">
      <w:pPr>
        <w:rPr>
          <w:rFonts w:ascii="Courier New" w:hAnsi="Courier New"/>
        </w:rPr>
      </w:pPr>
      <w:r>
        <w:rPr>
          <w:rFonts w:ascii="Courier New" w:hAnsi="Courier New"/>
        </w:rPr>
        <w:t xml:space="preserve"># If there is bonusfood in an adjacent cell, </w:t>
      </w:r>
    </w:p>
    <w:p w14:paraId="3CCB0262" w14:textId="77777777" w:rsidR="004B179B" w:rsidRDefault="004B179B">
      <w:pPr>
        <w:rPr>
          <w:rFonts w:ascii="Courier New" w:hAnsi="Courier New"/>
        </w:rPr>
      </w:pPr>
      <w:r>
        <w:rPr>
          <w:rFonts w:ascii="Courier New" w:hAnsi="Courier New"/>
        </w:rPr>
        <w:t xml:space="preserve">#    </w:t>
      </w:r>
      <w:proofErr w:type="gramStart"/>
      <w:r>
        <w:rPr>
          <w:rFonts w:ascii="Courier New" w:hAnsi="Courier New"/>
        </w:rPr>
        <w:t>propose</w:t>
      </w:r>
      <w:proofErr w:type="gramEnd"/>
      <w:r>
        <w:rPr>
          <w:rFonts w:ascii="Courier New" w:hAnsi="Courier New"/>
        </w:rPr>
        <w:t xml:space="preserve"> move-to-food in the direction of that cell</w:t>
      </w:r>
    </w:p>
    <w:p w14:paraId="5327416B" w14:textId="77777777" w:rsidR="004B179B" w:rsidRDefault="004B179B">
      <w:pPr>
        <w:rPr>
          <w:rFonts w:ascii="Courier New" w:hAnsi="Courier New"/>
        </w:rPr>
      </w:pPr>
      <w:r>
        <w:rPr>
          <w:rFonts w:ascii="Courier New" w:hAnsi="Courier New"/>
        </w:rPr>
        <w:t>#    and indicate that this operator can be selected randomly.</w:t>
      </w:r>
    </w:p>
    <w:p w14:paraId="24057B37" w14:textId="77777777" w:rsidR="004B179B" w:rsidRDefault="004B179B">
      <w:pPr>
        <w:rPr>
          <w:rFonts w:ascii="Courier New" w:hAnsi="Courier New"/>
        </w:rPr>
      </w:pPr>
      <w:r>
        <w:rPr>
          <w:rFonts w:ascii="Courier New" w:hAnsi="Courier New"/>
        </w:rPr>
        <w:t>#</w:t>
      </w:r>
    </w:p>
    <w:p w14:paraId="0154C28D" w14:textId="77777777" w:rsidR="004B179B" w:rsidRDefault="004B179B">
      <w:pPr>
        <w:rPr>
          <w:rFonts w:ascii="Courier New" w:hAnsi="Courier New"/>
        </w:rPr>
      </w:pPr>
      <w:r>
        <w:rPr>
          <w:rFonts w:ascii="Courier New" w:hAnsi="Courier New"/>
        </w:rPr>
        <w:t># Apply*move-to-food</w:t>
      </w:r>
    </w:p>
    <w:p w14:paraId="2BB85F56" w14:textId="77777777" w:rsidR="004B179B" w:rsidRDefault="004B179B">
      <w:pPr>
        <w:rPr>
          <w:rFonts w:ascii="Courier New" w:hAnsi="Courier New"/>
        </w:rPr>
      </w:pPr>
      <w:r>
        <w:rPr>
          <w:rFonts w:ascii="Courier New" w:hAnsi="Courier New"/>
        </w:rPr>
        <w:t># If the move-to-food operator for a direction is selected,</w:t>
      </w:r>
    </w:p>
    <w:p w14:paraId="5B2E1DFD" w14:textId="77777777" w:rsidR="004B179B" w:rsidRDefault="004B179B">
      <w:pPr>
        <w:rPr>
          <w:rFonts w:ascii="Courier New" w:hAnsi="Courier New"/>
        </w:rPr>
      </w:pPr>
      <w:r>
        <w:rPr>
          <w:rFonts w:ascii="Courier New" w:hAnsi="Courier New"/>
        </w:rPr>
        <w:t xml:space="preserve">#    </w:t>
      </w:r>
      <w:proofErr w:type="gramStart"/>
      <w:r>
        <w:rPr>
          <w:rFonts w:ascii="Courier New" w:hAnsi="Courier New"/>
        </w:rPr>
        <w:t>generate</w:t>
      </w:r>
      <w:proofErr w:type="gramEnd"/>
      <w:r>
        <w:rPr>
          <w:rFonts w:ascii="Courier New" w:hAnsi="Courier New"/>
        </w:rPr>
        <w:t xml:space="preserve"> an output command to move in that direction.</w:t>
      </w:r>
    </w:p>
    <w:p w14:paraId="13415DA6" w14:textId="77777777" w:rsidR="004B179B" w:rsidRDefault="004B179B">
      <w:pPr>
        <w:rPr>
          <w:rFonts w:ascii="Courier New" w:hAnsi="Courier New"/>
        </w:rPr>
      </w:pPr>
      <w:r>
        <w:rPr>
          <w:rFonts w:ascii="Courier New" w:hAnsi="Courier New"/>
        </w:rPr>
        <w:t>#</w:t>
      </w:r>
    </w:p>
    <w:p w14:paraId="4DB2664C" w14:textId="77777777" w:rsidR="004B179B" w:rsidRDefault="004B179B">
      <w:pPr>
        <w:rPr>
          <w:rFonts w:ascii="Courier New" w:hAnsi="Courier New"/>
        </w:rPr>
      </w:pPr>
      <w:r>
        <w:rPr>
          <w:rFonts w:ascii="Courier New" w:hAnsi="Courier New"/>
        </w:rPr>
        <w:t># Apply*move-to-food*remove-move:</w:t>
      </w:r>
    </w:p>
    <w:p w14:paraId="500B45E7" w14:textId="77777777" w:rsidR="004B179B" w:rsidRDefault="004B179B">
      <w:pPr>
        <w:rPr>
          <w:rFonts w:ascii="Courier New" w:hAnsi="Courier New"/>
        </w:rPr>
      </w:pPr>
      <w:r>
        <w:rPr>
          <w:rFonts w:ascii="Courier New" w:hAnsi="Courier New"/>
        </w:rPr>
        <w:t># If the move-to-food operator is selected,</w:t>
      </w:r>
    </w:p>
    <w:p w14:paraId="5B859605" w14:textId="77777777" w:rsidR="004B179B" w:rsidRDefault="004B179B">
      <w:pPr>
        <w:rPr>
          <w:rFonts w:ascii="Courier New" w:hAnsi="Courier New"/>
        </w:rPr>
      </w:pPr>
      <w:r>
        <w:rPr>
          <w:rFonts w:ascii="Courier New" w:hAnsi="Courier New"/>
        </w:rPr>
        <w:t>#    and there is a completed move command on the output link,</w:t>
      </w:r>
    </w:p>
    <w:p w14:paraId="2ED91542" w14:textId="77777777" w:rsidR="004B179B" w:rsidRDefault="004B179B">
      <w:pPr>
        <w:rPr>
          <w:rFonts w:ascii="Courier New" w:hAnsi="Courier New"/>
        </w:rPr>
      </w:pPr>
      <w:r>
        <w:rPr>
          <w:rFonts w:ascii="Courier New" w:hAnsi="Courier New"/>
        </w:rPr>
        <w:t xml:space="preserve">#    </w:t>
      </w:r>
      <w:proofErr w:type="gramStart"/>
      <w:r>
        <w:rPr>
          <w:rFonts w:ascii="Courier New" w:hAnsi="Courier New"/>
        </w:rPr>
        <w:t>then</w:t>
      </w:r>
      <w:proofErr w:type="gramEnd"/>
      <w:r>
        <w:rPr>
          <w:rFonts w:ascii="Courier New" w:hAnsi="Courier New"/>
        </w:rPr>
        <w:t xml:space="preserve"> remove that command.</w:t>
      </w:r>
    </w:p>
    <w:p w14:paraId="59115DD7" w14:textId="77777777" w:rsidR="004B179B" w:rsidRDefault="004B179B"/>
    <w:p w14:paraId="0A49EB48" w14:textId="77777777" w:rsidR="004B179B" w:rsidRDefault="004B179B">
      <w:r>
        <w:t xml:space="preserve">Converting these rules to Soar requires a more detailed examination of preferences and the input-link. </w:t>
      </w:r>
    </w:p>
    <w:p w14:paraId="50D3EB64" w14:textId="77777777" w:rsidR="004B179B" w:rsidRDefault="004B179B">
      <w:pPr>
        <w:numPr>
          <w:ilvl w:val="0"/>
          <w:numId w:val="10"/>
        </w:numPr>
      </w:pPr>
      <w:r>
        <w:t xml:space="preserve">Preferences. To select randomly among the proposed operators, Soar has a preference called </w:t>
      </w:r>
      <w:r>
        <w:rPr>
          <w:i/>
        </w:rPr>
        <w:t>indifferent</w:t>
      </w:r>
      <w:r>
        <w:t xml:space="preserve">. The equal sign, “=”, is used to signify an indifferent preference for an operator, just as “+” signifies acceptable. The indifferent preference means that the decision procedure can randomly select among all operators with indifferent preferences, so it is important that all proposed operators have indifferent preferences. Even though we will create an indifferent preference for these operators, the acceptable preference is still </w:t>
      </w:r>
      <w:proofErr w:type="gramStart"/>
      <w:r>
        <w:t>necessary</w:t>
      </w:r>
      <w:proofErr w:type="gramEnd"/>
      <w:r>
        <w:t xml:space="preserve"> and an operator will not be selected if it does not have an acceptable preference.</w:t>
      </w:r>
    </w:p>
    <w:p w14:paraId="6CFA4B0B" w14:textId="77777777" w:rsidR="004B179B" w:rsidRDefault="004B179B">
      <w:pPr>
        <w:numPr>
          <w:ilvl w:val="0"/>
          <w:numId w:val="10"/>
        </w:numPr>
      </w:pPr>
      <w:r>
        <w:t xml:space="preserve">Input-link representation. The input-link has two augmentations: eater and my-location. Remember that the value of the my-location augmentation is the eater’s current position and is a cell in middle of the 5x5 Eaters Info sensory field. On the next page there is a graphic depiction of this cell and </w:t>
      </w:r>
      <w:proofErr w:type="gramStart"/>
      <w:r>
        <w:t>all of</w:t>
      </w:r>
      <w:proofErr w:type="gramEnd"/>
      <w:r>
        <w:t xml:space="preserve"> the other cells in the sensory field. Adjacent cells are augmentations labeled </w:t>
      </w:r>
      <w:r>
        <w:rPr>
          <w:rFonts w:ascii="Courier New" w:hAnsi="Courier New"/>
        </w:rPr>
        <w:t>north</w:t>
      </w:r>
      <w:r>
        <w:t xml:space="preserve">, </w:t>
      </w:r>
      <w:r>
        <w:rPr>
          <w:rFonts w:ascii="Courier New" w:hAnsi="Courier New"/>
        </w:rPr>
        <w:t>east</w:t>
      </w:r>
      <w:r>
        <w:t xml:space="preserve">, </w:t>
      </w:r>
      <w:r>
        <w:rPr>
          <w:rFonts w:ascii="Courier New" w:hAnsi="Courier New"/>
        </w:rPr>
        <w:t>south</w:t>
      </w:r>
      <w:r>
        <w:t xml:space="preserve">, and </w:t>
      </w:r>
      <w:r>
        <w:rPr>
          <w:rFonts w:ascii="Courier New" w:hAnsi="Courier New"/>
        </w:rPr>
        <w:t>west</w:t>
      </w:r>
      <w:r>
        <w:t xml:space="preserve">. Every cell also has a </w:t>
      </w:r>
      <w:r>
        <w:rPr>
          <w:rFonts w:ascii="Courier New" w:hAnsi="Courier New"/>
        </w:rPr>
        <w:t>^content</w:t>
      </w:r>
      <w:r>
        <w:t xml:space="preserve"> augmentation, whose value can be </w:t>
      </w:r>
      <w:r>
        <w:rPr>
          <w:rFonts w:ascii="Courier New" w:hAnsi="Courier New"/>
        </w:rPr>
        <w:t>wall</w:t>
      </w:r>
      <w:r>
        <w:t xml:space="preserve">, </w:t>
      </w:r>
      <w:r>
        <w:rPr>
          <w:rFonts w:ascii="Courier New" w:hAnsi="Courier New"/>
        </w:rPr>
        <w:t>empty</w:t>
      </w:r>
      <w:r>
        <w:t xml:space="preserve">, </w:t>
      </w:r>
      <w:r>
        <w:rPr>
          <w:rFonts w:ascii="Courier New" w:hAnsi="Courier New"/>
        </w:rPr>
        <w:t>eater</w:t>
      </w:r>
      <w:r>
        <w:t xml:space="preserve">, </w:t>
      </w:r>
      <w:r>
        <w:rPr>
          <w:rFonts w:ascii="Courier New" w:hAnsi="Courier New"/>
        </w:rPr>
        <w:t>normalfood</w:t>
      </w:r>
      <w:r>
        <w:t xml:space="preserve">, or </w:t>
      </w:r>
      <w:r>
        <w:rPr>
          <w:rFonts w:ascii="Courier New" w:hAnsi="Courier New"/>
        </w:rPr>
        <w:t>bonusfood</w:t>
      </w:r>
      <w:r>
        <w:t>. If the cell has an eater in it, there will be additional augmentations (not shown in the figure) for the color of the eater (^</w:t>
      </w:r>
      <w:r>
        <w:rPr>
          <w:rFonts w:ascii="Courier New" w:hAnsi="Courier New"/>
        </w:rPr>
        <w:t>eater-color</w:t>
      </w:r>
      <w:r>
        <w:t>), and the eater’s current score (^</w:t>
      </w:r>
      <w:r>
        <w:rPr>
          <w:rFonts w:ascii="Courier New" w:hAnsi="Courier New"/>
        </w:rPr>
        <w:t>eater-score</w:t>
      </w:r>
      <w:r>
        <w:t xml:space="preserve">). Below the figure for the input-link structure is the corresponding Eaters Info window. </w:t>
      </w:r>
    </w:p>
    <w:p w14:paraId="591DDE87" w14:textId="77777777" w:rsidR="004B179B" w:rsidRDefault="004B179B"/>
    <w:p w14:paraId="69EED2B5" w14:textId="77777777" w:rsidR="004B179B" w:rsidRDefault="004B179B">
      <w:r>
        <w:t>Based on the information in those figures, you should try to write a Soar rule for propose*move-to-normalfood. Two hints:</w:t>
      </w:r>
    </w:p>
    <w:p w14:paraId="0A1658A7" w14:textId="77777777" w:rsidR="004B179B" w:rsidRDefault="004B179B">
      <w:pPr>
        <w:numPr>
          <w:ilvl w:val="0"/>
          <w:numId w:val="9"/>
        </w:numPr>
      </w:pPr>
      <w:r>
        <w:t xml:space="preserve">Write down the sequence of attributes that go from the state to the value of the content of a cell, separating each attribute with a “.”. </w:t>
      </w:r>
    </w:p>
    <w:p w14:paraId="1653AB8E" w14:textId="77777777" w:rsidR="004B179B" w:rsidRDefault="004B179B">
      <w:pPr>
        <w:numPr>
          <w:ilvl w:val="0"/>
          <w:numId w:val="9"/>
        </w:numPr>
      </w:pPr>
      <w:r>
        <w:t xml:space="preserve">Use a variable to match the direction augmentations to a neighboring cell and then test that the content is </w:t>
      </w:r>
      <w:r>
        <w:rPr>
          <w:rFonts w:ascii="Courier New" w:hAnsi="Courier New"/>
        </w:rPr>
        <w:t>normalfood</w:t>
      </w:r>
      <w:r>
        <w:t xml:space="preserve">. That variable in the attribute position will match any direction augmentation between cell: </w:t>
      </w:r>
      <w:r>
        <w:rPr>
          <w:rFonts w:ascii="Courier New" w:hAnsi="Courier New"/>
        </w:rPr>
        <w:t>north</w:t>
      </w:r>
      <w:r>
        <w:t xml:space="preserve">, </w:t>
      </w:r>
      <w:r>
        <w:rPr>
          <w:rFonts w:ascii="Courier New" w:hAnsi="Courier New"/>
        </w:rPr>
        <w:t>east</w:t>
      </w:r>
      <w:r>
        <w:t xml:space="preserve">, </w:t>
      </w:r>
      <w:r>
        <w:rPr>
          <w:rFonts w:ascii="Courier New" w:hAnsi="Courier New"/>
        </w:rPr>
        <w:t>south</w:t>
      </w:r>
      <w:r>
        <w:t xml:space="preserve">, or </w:t>
      </w:r>
      <w:r>
        <w:rPr>
          <w:rFonts w:ascii="Courier New" w:hAnsi="Courier New"/>
        </w:rPr>
        <w:t>west</w:t>
      </w:r>
      <w:r>
        <w:t xml:space="preserve">. You can write it: </w:t>
      </w:r>
      <w:r>
        <w:rPr>
          <w:rFonts w:ascii="Courier New" w:hAnsi="Courier New"/>
        </w:rPr>
        <w:t>^&lt;variable&gt;</w:t>
      </w:r>
      <w:r>
        <w:t xml:space="preserve"> </w:t>
      </w:r>
      <w:r>
        <w:br w:type="page"/>
      </w:r>
    </w:p>
    <w:p w14:paraId="22E9127F" w14:textId="77777777" w:rsidR="004B179B" w:rsidRDefault="007B3A13">
      <w:r>
        <w:rPr>
          <w:noProof/>
        </w:rPr>
        <mc:AlternateContent>
          <mc:Choice Requires="wps">
            <w:drawing>
              <wp:anchor distT="0" distB="0" distL="114300" distR="114300" simplePos="0" relativeHeight="251860480" behindDoc="0" locked="0" layoutInCell="0" allowOverlap="1" wp14:anchorId="414C701C" wp14:editId="2C75C30E">
                <wp:simplePos x="0" y="0"/>
                <wp:positionH relativeFrom="column">
                  <wp:posOffset>4589145</wp:posOffset>
                </wp:positionH>
                <wp:positionV relativeFrom="paragraph">
                  <wp:posOffset>-56515</wp:posOffset>
                </wp:positionV>
                <wp:extent cx="758190" cy="205740"/>
                <wp:effectExtent l="0" t="0" r="0" b="0"/>
                <wp:wrapNone/>
                <wp:docPr id="2208"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4EA1667" w14:textId="77777777" w:rsidR="004B179B" w:rsidRDefault="004B179B">
                            <w:pPr>
                              <w:rPr>
                                <w:b/>
                                <w:sz w:val="12"/>
                              </w:rPr>
                            </w:pPr>
                            <w:r>
                              <w:rPr>
                                <w:b/>
                                <w:sz w:val="16"/>
                              </w:rPr>
                              <w:t>bonusfood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C701C" id="Text Box 1458" o:spid="_x0000_s1115" type="#_x0000_t202" style="position:absolute;margin-left:361.35pt;margin-top:-4.45pt;width:59.7pt;height:16.2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" o:allowincell="f" filled="f" stroked="f" strokecolor="red">
                <v:path arrowok="t"/>
                <v:textbox>
                  <w:txbxContent>
                    <w:p w14:paraId="54EA1667" w14:textId="77777777" w:rsidR="004B179B" w:rsidRDefault="004B179B">
                      <w:pPr>
                        <w:rPr>
                          <w:b/>
                          <w:sz w:val="12"/>
                        </w:rPr>
                      </w:pPr>
                      <w:r>
                        <w:rPr>
                          <w:b/>
                          <w:sz w:val="16"/>
                        </w:rPr>
                        <w:t>bonusfood</w:t>
                      </w:r>
                    </w:p>
                  </w:txbxContent>
                </v:textbox>
              </v:shape>
            </w:pict>
          </mc:Fallback>
        </mc:AlternateContent>
      </w:r>
      <w:r>
        <w:rPr>
          <w:noProof/>
        </w:rPr>
        <mc:AlternateContent>
          <mc:Choice Requires="wps">
            <w:drawing>
              <wp:anchor distT="0" distB="0" distL="114300" distR="114300" simplePos="0" relativeHeight="251683328" behindDoc="0" locked="0" layoutInCell="0" allowOverlap="1" wp14:anchorId="3CC8C49B" wp14:editId="7D2B43F3">
                <wp:simplePos x="0" y="0"/>
                <wp:positionH relativeFrom="column">
                  <wp:posOffset>2432685</wp:posOffset>
                </wp:positionH>
                <wp:positionV relativeFrom="paragraph">
                  <wp:posOffset>-64135</wp:posOffset>
                </wp:positionV>
                <wp:extent cx="758190" cy="205740"/>
                <wp:effectExtent l="0" t="0" r="0" b="0"/>
                <wp:wrapNone/>
                <wp:docPr id="2207"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0C92ECE"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8C49B" id="Text Box 1036" o:spid="_x0000_s1116" type="#_x0000_t202" style="position:absolute;margin-left:191.55pt;margin-top:-5.05pt;width:59.7pt;height:16.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Xrp1AEAAJE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" o:allowincell="f" filled="f" stroked="f" strokecolor="red">
                <v:path arrowok="t"/>
                <v:textbox>
                  <w:txbxContent>
                    <w:p w14:paraId="10C92ECE"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79232" behindDoc="0" locked="0" layoutInCell="0" allowOverlap="1" wp14:anchorId="7FDAB2B7" wp14:editId="040716D6">
                <wp:simplePos x="0" y="0"/>
                <wp:positionH relativeFrom="column">
                  <wp:posOffset>1285875</wp:posOffset>
                </wp:positionH>
                <wp:positionV relativeFrom="paragraph">
                  <wp:posOffset>-64135</wp:posOffset>
                </wp:positionV>
                <wp:extent cx="461010" cy="205740"/>
                <wp:effectExtent l="0" t="0" r="0" b="0"/>
                <wp:wrapNone/>
                <wp:docPr id="2206" name="Text Box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9756BDE" w14:textId="77777777" w:rsidR="004B179B" w:rsidRDefault="004B179B">
                            <w:pPr>
                              <w:rPr>
                                <w:b/>
                                <w:sz w:val="16"/>
                              </w:rPr>
                            </w:pPr>
                            <w:r>
                              <w:rPr>
                                <w:b/>
                                <w:sz w:val="16"/>
                              </w:rPr>
                              <w:t>wall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AB2B7" id="Text Box 1032" o:spid="_x0000_s1117" type="#_x0000_t202" style="position:absolute;margin-left:101.25pt;margin-top:-5.05pt;width:36.3pt;height:16.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" o:allowincell="f" filled="f" stroked="f" strokecolor="red">
                <v:path arrowok="t"/>
                <v:textbox>
                  <w:txbxContent>
                    <w:p w14:paraId="79756BDE" w14:textId="77777777" w:rsidR="004B179B" w:rsidRDefault="004B179B">
                      <w:pPr>
                        <w:rPr>
                          <w:b/>
                          <w:sz w:val="16"/>
                        </w:rPr>
                      </w:pPr>
                      <w:r>
                        <w:rPr>
                          <w:b/>
                          <w:sz w:val="16"/>
                        </w:rPr>
                        <w:t>wall</w:t>
                      </w:r>
                    </w:p>
                  </w:txbxContent>
                </v:textbox>
              </v:shape>
            </w:pict>
          </mc:Fallback>
        </mc:AlternateContent>
      </w:r>
      <w:r>
        <w:rPr>
          <w:noProof/>
        </w:rPr>
        <mc:AlternateContent>
          <mc:Choice Requires="wps">
            <w:drawing>
              <wp:anchor distT="0" distB="0" distL="114300" distR="114300" simplePos="0" relativeHeight="251688448" behindDoc="0" locked="0" layoutInCell="0" allowOverlap="1" wp14:anchorId="1F03C911" wp14:editId="6F4542ED">
                <wp:simplePos x="0" y="0"/>
                <wp:positionH relativeFrom="column">
                  <wp:posOffset>5659755</wp:posOffset>
                </wp:positionH>
                <wp:positionV relativeFrom="paragraph">
                  <wp:posOffset>-64135</wp:posOffset>
                </wp:positionV>
                <wp:extent cx="758190" cy="205740"/>
                <wp:effectExtent l="0" t="0" r="0" b="0"/>
                <wp:wrapNone/>
                <wp:docPr id="2205"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B107645"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3C911" id="Text Box 1041" o:spid="_x0000_s1118" type="#_x0000_t202" style="position:absolute;margin-left:445.65pt;margin-top:-5.05pt;width:59.7pt;height:16.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" o:allowincell="f" filled="f" stroked="f" strokecolor="red">
                <v:path arrowok="t"/>
                <v:textbox>
                  <w:txbxContent>
                    <w:p w14:paraId="3B107645"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84352" behindDoc="0" locked="0" layoutInCell="0" allowOverlap="1" wp14:anchorId="4F256F50" wp14:editId="6A2C3B95">
                <wp:simplePos x="0" y="0"/>
                <wp:positionH relativeFrom="column">
                  <wp:posOffset>3491865</wp:posOffset>
                </wp:positionH>
                <wp:positionV relativeFrom="paragraph">
                  <wp:posOffset>-64135</wp:posOffset>
                </wp:positionV>
                <wp:extent cx="758190" cy="205740"/>
                <wp:effectExtent l="0" t="0" r="0" b="0"/>
                <wp:wrapNone/>
                <wp:docPr id="2204"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55F0519"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6F50" id="Text Box 1037" o:spid="_x0000_s1119" type="#_x0000_t202" style="position:absolute;margin-left:274.95pt;margin-top:-5.05pt;width:59.7pt;height:16.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BQH1AEAAJE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" o:allowincell="f" filled="f" stroked="f" strokecolor="red">
                <v:path arrowok="t"/>
                <v:textbox>
                  <w:txbxContent>
                    <w:p w14:paraId="755F0519"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78208" behindDoc="0" locked="0" layoutInCell="0" allowOverlap="1" wp14:anchorId="3DF6B612" wp14:editId="3CB39C71">
                <wp:simplePos x="0" y="0"/>
                <wp:positionH relativeFrom="column">
                  <wp:posOffset>1285875</wp:posOffset>
                </wp:positionH>
                <wp:positionV relativeFrom="paragraph">
                  <wp:posOffset>1006475</wp:posOffset>
                </wp:positionV>
                <wp:extent cx="461010" cy="205740"/>
                <wp:effectExtent l="0" t="0" r="0" b="0"/>
                <wp:wrapNone/>
                <wp:docPr id="2203"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1C56C6A" w14:textId="77777777" w:rsidR="004B179B" w:rsidRDefault="004B179B">
                            <w:pPr>
                              <w:rPr>
                                <w:b/>
                                <w:sz w:val="16"/>
                              </w:rPr>
                            </w:pPr>
                            <w:r>
                              <w:rPr>
                                <w:b/>
                                <w:sz w:val="16"/>
                              </w:rPr>
                              <w:t>wall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6B612" id="Text Box 1031" o:spid="_x0000_s1120" type="#_x0000_t202" style="position:absolute;margin-left:101.25pt;margin-top:79.25pt;width:36.3pt;height:16.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" o:allowincell="f" filled="f" stroked="f" strokecolor="red">
                <v:path arrowok="t"/>
                <v:textbox>
                  <w:txbxContent>
                    <w:p w14:paraId="71C56C6A" w14:textId="77777777" w:rsidR="004B179B" w:rsidRDefault="004B179B">
                      <w:pPr>
                        <w:rPr>
                          <w:b/>
                          <w:sz w:val="16"/>
                        </w:rPr>
                      </w:pPr>
                      <w:r>
                        <w:rPr>
                          <w:b/>
                          <w:sz w:val="16"/>
                        </w:rPr>
                        <w:t>wall</w:t>
                      </w:r>
                    </w:p>
                  </w:txbxContent>
                </v:textbox>
              </v:shape>
            </w:pict>
          </mc:Fallback>
        </mc:AlternateContent>
      </w:r>
      <w:r>
        <w:rPr>
          <w:noProof/>
        </w:rPr>
        <mc:AlternateContent>
          <mc:Choice Requires="wps">
            <w:drawing>
              <wp:anchor distT="0" distB="0" distL="114300" distR="114300" simplePos="0" relativeHeight="251675136" behindDoc="0" locked="0" layoutInCell="0" allowOverlap="1" wp14:anchorId="518574F7" wp14:editId="07E50060">
                <wp:simplePos x="0" y="0"/>
                <wp:positionH relativeFrom="column">
                  <wp:posOffset>5394960</wp:posOffset>
                </wp:positionH>
                <wp:positionV relativeFrom="paragraph">
                  <wp:posOffset>4427855</wp:posOffset>
                </wp:positionV>
                <wp:extent cx="361950" cy="350520"/>
                <wp:effectExtent l="0" t="25400" r="19050" b="5080"/>
                <wp:wrapNone/>
                <wp:docPr id="220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EFA7D" id="Line 102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348.65pt" to="453.3pt,3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74112" behindDoc="0" locked="0" layoutInCell="0" allowOverlap="1" wp14:anchorId="774C11C7" wp14:editId="3C52F442">
                <wp:simplePos x="0" y="0"/>
                <wp:positionH relativeFrom="column">
                  <wp:posOffset>1078230</wp:posOffset>
                </wp:positionH>
                <wp:positionV relativeFrom="paragraph">
                  <wp:posOffset>4431665</wp:posOffset>
                </wp:positionV>
                <wp:extent cx="361950" cy="350520"/>
                <wp:effectExtent l="0" t="25400" r="19050" b="5080"/>
                <wp:wrapNone/>
                <wp:docPr id="2201"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9D1E" id="Line 1027"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348.95pt" to="113.4pt,37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73088" behindDoc="0" locked="0" layoutInCell="0" allowOverlap="1" wp14:anchorId="55715048" wp14:editId="7721BEDB">
                <wp:simplePos x="0" y="0"/>
                <wp:positionH relativeFrom="column">
                  <wp:posOffset>4312920</wp:posOffset>
                </wp:positionH>
                <wp:positionV relativeFrom="paragraph">
                  <wp:posOffset>4435475</wp:posOffset>
                </wp:positionV>
                <wp:extent cx="361950" cy="350520"/>
                <wp:effectExtent l="0" t="25400" r="19050" b="5080"/>
                <wp:wrapNone/>
                <wp:docPr id="2200"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A0CAA" id="Line 1026"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pt,349.25pt" to="368.1pt,3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72064" behindDoc="0" locked="0" layoutInCell="0" allowOverlap="1" wp14:anchorId="64A3DC8E" wp14:editId="7D511D4E">
                <wp:simplePos x="0" y="0"/>
                <wp:positionH relativeFrom="column">
                  <wp:posOffset>2152650</wp:posOffset>
                </wp:positionH>
                <wp:positionV relativeFrom="paragraph">
                  <wp:posOffset>4427855</wp:posOffset>
                </wp:positionV>
                <wp:extent cx="361950" cy="350520"/>
                <wp:effectExtent l="0" t="25400" r="19050" b="5080"/>
                <wp:wrapNone/>
                <wp:docPr id="2199"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6909" id="Line 1025"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348.65pt" to="198pt,3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" o:allowincell="f">
                <v:stroke endarrow="block"/>
                <o:lock v:ext="edit" shapetype="f"/>
              </v:line>
            </w:pict>
          </mc:Fallback>
        </mc:AlternateContent>
      </w:r>
      <w:r>
        <w:rPr>
          <w:noProof/>
        </w:rPr>
        <mc:AlternateContent>
          <mc:Choice Requires="wps">
            <w:drawing>
              <wp:anchor distT="0" distB="0" distL="114300" distR="114300" simplePos="0" relativeHeight="251671040" behindDoc="0" locked="0" layoutInCell="0" allowOverlap="1" wp14:anchorId="2BDE44DB" wp14:editId="09044148">
                <wp:simplePos x="0" y="0"/>
                <wp:positionH relativeFrom="column">
                  <wp:posOffset>3227070</wp:posOffset>
                </wp:positionH>
                <wp:positionV relativeFrom="paragraph">
                  <wp:posOffset>4431665</wp:posOffset>
                </wp:positionV>
                <wp:extent cx="361950" cy="350520"/>
                <wp:effectExtent l="0" t="25400" r="19050" b="5080"/>
                <wp:wrapNone/>
                <wp:docPr id="2198"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2B6DD" id="Line 1024"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pt,348.95pt" to="282.6pt,37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70016" behindDoc="0" locked="0" layoutInCell="0" allowOverlap="1" wp14:anchorId="034911B8" wp14:editId="253979EA">
                <wp:simplePos x="0" y="0"/>
                <wp:positionH relativeFrom="column">
                  <wp:posOffset>5402580</wp:posOffset>
                </wp:positionH>
                <wp:positionV relativeFrom="paragraph">
                  <wp:posOffset>3353435</wp:posOffset>
                </wp:positionV>
                <wp:extent cx="361950" cy="350520"/>
                <wp:effectExtent l="0" t="25400" r="19050" b="5080"/>
                <wp:wrapNone/>
                <wp:docPr id="2197"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AD428" id="Line 1023"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4pt,264.05pt" to="453.9pt,29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" o:allowincell="f">
                <v:stroke endarrow="block"/>
                <o:lock v:ext="edit" shapetype="f"/>
              </v:line>
            </w:pict>
          </mc:Fallback>
        </mc:AlternateContent>
      </w:r>
      <w:r>
        <w:rPr>
          <w:noProof/>
        </w:rPr>
        <mc:AlternateContent>
          <mc:Choice Requires="wps">
            <w:drawing>
              <wp:anchor distT="0" distB="0" distL="114300" distR="114300" simplePos="0" relativeHeight="251668992" behindDoc="0" locked="0" layoutInCell="0" allowOverlap="1" wp14:anchorId="2906D716" wp14:editId="06761FA4">
                <wp:simplePos x="0" y="0"/>
                <wp:positionH relativeFrom="column">
                  <wp:posOffset>1085850</wp:posOffset>
                </wp:positionH>
                <wp:positionV relativeFrom="paragraph">
                  <wp:posOffset>3357245</wp:posOffset>
                </wp:positionV>
                <wp:extent cx="361950" cy="350520"/>
                <wp:effectExtent l="0" t="25400" r="19050" b="5080"/>
                <wp:wrapNone/>
                <wp:docPr id="2196"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08FED" id="Line 1022"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264.35pt" to="114pt,2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6+lLhO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67968" behindDoc="0" locked="0" layoutInCell="0" allowOverlap="1" wp14:anchorId="7CA89657" wp14:editId="6A9C778C">
                <wp:simplePos x="0" y="0"/>
                <wp:positionH relativeFrom="column">
                  <wp:posOffset>4320540</wp:posOffset>
                </wp:positionH>
                <wp:positionV relativeFrom="paragraph">
                  <wp:posOffset>3361055</wp:posOffset>
                </wp:positionV>
                <wp:extent cx="361950" cy="350520"/>
                <wp:effectExtent l="0" t="25400" r="19050" b="5080"/>
                <wp:wrapNone/>
                <wp:docPr id="2195"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F5B19" id="Line 1021"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2pt,264.65pt" to="368.7pt,29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66944" behindDoc="0" locked="0" layoutInCell="0" allowOverlap="1" wp14:anchorId="0FA31DF0" wp14:editId="7FC03F20">
                <wp:simplePos x="0" y="0"/>
                <wp:positionH relativeFrom="column">
                  <wp:posOffset>2160270</wp:posOffset>
                </wp:positionH>
                <wp:positionV relativeFrom="paragraph">
                  <wp:posOffset>3353435</wp:posOffset>
                </wp:positionV>
                <wp:extent cx="361950" cy="350520"/>
                <wp:effectExtent l="0" t="25400" r="19050" b="5080"/>
                <wp:wrapNone/>
                <wp:docPr id="2194"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7AD2F" id="Line 1020"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pt,264.05pt" to="198.6pt,29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8jiEde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65920" behindDoc="0" locked="0" layoutInCell="0" allowOverlap="1" wp14:anchorId="0D429EA5" wp14:editId="4FCCE8B2">
                <wp:simplePos x="0" y="0"/>
                <wp:positionH relativeFrom="column">
                  <wp:posOffset>3234690</wp:posOffset>
                </wp:positionH>
                <wp:positionV relativeFrom="paragraph">
                  <wp:posOffset>3357245</wp:posOffset>
                </wp:positionV>
                <wp:extent cx="361950" cy="350520"/>
                <wp:effectExtent l="0" t="25400" r="19050" b="5080"/>
                <wp:wrapNone/>
                <wp:docPr id="2193"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3493B" id="Line 1019"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7pt,264.35pt" to="283.2pt,2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jxGOXe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64896" behindDoc="0" locked="0" layoutInCell="0" allowOverlap="1" wp14:anchorId="0307DCD2" wp14:editId="5FAF03D5">
                <wp:simplePos x="0" y="0"/>
                <wp:positionH relativeFrom="column">
                  <wp:posOffset>5394960</wp:posOffset>
                </wp:positionH>
                <wp:positionV relativeFrom="paragraph">
                  <wp:posOffset>107315</wp:posOffset>
                </wp:positionV>
                <wp:extent cx="361950" cy="350520"/>
                <wp:effectExtent l="0" t="25400" r="19050" b="5080"/>
                <wp:wrapNone/>
                <wp:docPr id="2192"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47360" id="Line 1018"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8.45pt" to="453.3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" o:allowincell="f">
                <v:stroke endarrow="block"/>
                <o:lock v:ext="edit" shapetype="f"/>
              </v:line>
            </w:pict>
          </mc:Fallback>
        </mc:AlternateContent>
      </w:r>
      <w:r>
        <w:rPr>
          <w:noProof/>
        </w:rPr>
        <mc:AlternateContent>
          <mc:Choice Requires="wps">
            <w:drawing>
              <wp:anchor distT="0" distB="0" distL="114300" distR="114300" simplePos="0" relativeHeight="251663872" behindDoc="0" locked="0" layoutInCell="0" allowOverlap="1" wp14:anchorId="5832EE47" wp14:editId="34EBF9DA">
                <wp:simplePos x="0" y="0"/>
                <wp:positionH relativeFrom="column">
                  <wp:posOffset>1078230</wp:posOffset>
                </wp:positionH>
                <wp:positionV relativeFrom="paragraph">
                  <wp:posOffset>111125</wp:posOffset>
                </wp:positionV>
                <wp:extent cx="361950" cy="350520"/>
                <wp:effectExtent l="0" t="25400" r="19050" b="5080"/>
                <wp:wrapNone/>
                <wp:docPr id="2191"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5808D" id="Line 1017"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8.75pt" to="113.4pt,3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" o:allowincell="f">
                <v:stroke endarrow="block"/>
                <o:lock v:ext="edit" shapetype="f"/>
              </v:line>
            </w:pict>
          </mc:Fallback>
        </mc:AlternateContent>
      </w:r>
      <w:r>
        <w:rPr>
          <w:noProof/>
        </w:rPr>
        <mc:AlternateContent>
          <mc:Choice Requires="wps">
            <w:drawing>
              <wp:anchor distT="0" distB="0" distL="114300" distR="114300" simplePos="0" relativeHeight="251662848" behindDoc="0" locked="0" layoutInCell="0" allowOverlap="1" wp14:anchorId="5BDCF4CA" wp14:editId="46A7C5FE">
                <wp:simplePos x="0" y="0"/>
                <wp:positionH relativeFrom="column">
                  <wp:posOffset>4312920</wp:posOffset>
                </wp:positionH>
                <wp:positionV relativeFrom="paragraph">
                  <wp:posOffset>114935</wp:posOffset>
                </wp:positionV>
                <wp:extent cx="361950" cy="350520"/>
                <wp:effectExtent l="0" t="25400" r="19050" b="5080"/>
                <wp:wrapNone/>
                <wp:docPr id="2190"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35DDC" id="Line 1016"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pt,9.05pt" to="368.1pt,3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" o:allowincell="f">
                <v:stroke endarrow="block"/>
                <o:lock v:ext="edit" shapetype="f"/>
              </v:line>
            </w:pict>
          </mc:Fallback>
        </mc:AlternateContent>
      </w:r>
      <w:r>
        <w:rPr>
          <w:noProof/>
        </w:rPr>
        <mc:AlternateContent>
          <mc:Choice Requires="wps">
            <w:drawing>
              <wp:anchor distT="0" distB="0" distL="114300" distR="114300" simplePos="0" relativeHeight="251661824" behindDoc="0" locked="0" layoutInCell="0" allowOverlap="1" wp14:anchorId="2D638E98" wp14:editId="5F623795">
                <wp:simplePos x="0" y="0"/>
                <wp:positionH relativeFrom="column">
                  <wp:posOffset>2152650</wp:posOffset>
                </wp:positionH>
                <wp:positionV relativeFrom="paragraph">
                  <wp:posOffset>107315</wp:posOffset>
                </wp:positionV>
                <wp:extent cx="361950" cy="350520"/>
                <wp:effectExtent l="0" t="25400" r="19050" b="5080"/>
                <wp:wrapNone/>
                <wp:docPr id="2189"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C7958" id="Line 1015"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5pt,8.45pt" to="198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WPkMleUAAAAO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60800" behindDoc="0" locked="0" layoutInCell="0" allowOverlap="1" wp14:anchorId="55FB2B37" wp14:editId="1FB5BFE3">
                <wp:simplePos x="0" y="0"/>
                <wp:positionH relativeFrom="column">
                  <wp:posOffset>3227070</wp:posOffset>
                </wp:positionH>
                <wp:positionV relativeFrom="paragraph">
                  <wp:posOffset>111125</wp:posOffset>
                </wp:positionV>
                <wp:extent cx="361950" cy="350520"/>
                <wp:effectExtent l="0" t="25400" r="19050" b="5080"/>
                <wp:wrapNone/>
                <wp:docPr id="2188"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82E92" id="Line 1014"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pt,8.75pt" to="282.6pt,3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" o:allowincell="f">
                <v:stroke endarrow="block"/>
                <o:lock v:ext="edit" shapetype="f"/>
              </v:line>
            </w:pict>
          </mc:Fallback>
        </mc:AlternateContent>
      </w:r>
      <w:r>
        <w:rPr>
          <w:noProof/>
        </w:rPr>
        <mc:AlternateContent>
          <mc:Choice Requires="wps">
            <w:drawing>
              <wp:anchor distT="0" distB="0" distL="114300" distR="114300" simplePos="0" relativeHeight="251659776" behindDoc="0" locked="0" layoutInCell="0" allowOverlap="1" wp14:anchorId="1A8F3851" wp14:editId="03702E88">
                <wp:simplePos x="0" y="0"/>
                <wp:positionH relativeFrom="column">
                  <wp:posOffset>5391150</wp:posOffset>
                </wp:positionH>
                <wp:positionV relativeFrom="paragraph">
                  <wp:posOffset>1193165</wp:posOffset>
                </wp:positionV>
                <wp:extent cx="361950" cy="350520"/>
                <wp:effectExtent l="0" t="25400" r="19050" b="5080"/>
                <wp:wrapNone/>
                <wp:docPr id="2187"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3863A" id="Line 1013"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93.95pt" to="453pt,1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" o:allowincell="f">
                <v:stroke endarrow="block"/>
                <o:lock v:ext="edit" shapetype="f"/>
              </v:line>
            </w:pict>
          </mc:Fallback>
        </mc:AlternateContent>
      </w:r>
      <w:r>
        <w:rPr>
          <w:noProof/>
        </w:rPr>
        <mc:AlternateContent>
          <mc:Choice Requires="wps">
            <w:drawing>
              <wp:anchor distT="0" distB="0" distL="114300" distR="114300" simplePos="0" relativeHeight="251658752" behindDoc="0" locked="0" layoutInCell="0" allowOverlap="1" wp14:anchorId="01B5C63E" wp14:editId="3582D9CB">
                <wp:simplePos x="0" y="0"/>
                <wp:positionH relativeFrom="column">
                  <wp:posOffset>1074420</wp:posOffset>
                </wp:positionH>
                <wp:positionV relativeFrom="paragraph">
                  <wp:posOffset>1196975</wp:posOffset>
                </wp:positionV>
                <wp:extent cx="361950" cy="350520"/>
                <wp:effectExtent l="0" t="25400" r="19050" b="5080"/>
                <wp:wrapNone/>
                <wp:docPr id="2186"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04B12" id="Line 1012"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94.25pt" to="113.1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2ITjz+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57728" behindDoc="0" locked="0" layoutInCell="0" allowOverlap="1" wp14:anchorId="77EA0D19" wp14:editId="69056C72">
                <wp:simplePos x="0" y="0"/>
                <wp:positionH relativeFrom="column">
                  <wp:posOffset>4309110</wp:posOffset>
                </wp:positionH>
                <wp:positionV relativeFrom="paragraph">
                  <wp:posOffset>1200785</wp:posOffset>
                </wp:positionV>
                <wp:extent cx="361950" cy="350520"/>
                <wp:effectExtent l="0" t="25400" r="19050" b="5080"/>
                <wp:wrapNone/>
                <wp:docPr id="2185"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5229C" id="Line 1011"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3pt,94.55pt" to="367.8pt,1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56704" behindDoc="0" locked="0" layoutInCell="0" allowOverlap="1" wp14:anchorId="101E2EB4" wp14:editId="70F26855">
                <wp:simplePos x="0" y="0"/>
                <wp:positionH relativeFrom="column">
                  <wp:posOffset>2148840</wp:posOffset>
                </wp:positionH>
                <wp:positionV relativeFrom="paragraph">
                  <wp:posOffset>1193165</wp:posOffset>
                </wp:positionV>
                <wp:extent cx="361950" cy="350520"/>
                <wp:effectExtent l="0" t="25400" r="19050" b="5080"/>
                <wp:wrapNone/>
                <wp:docPr id="2184"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74BE7" id="Line 1010"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3.95pt" to="197.7pt,1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55680" behindDoc="0" locked="0" layoutInCell="0" allowOverlap="1" wp14:anchorId="1E9986E2" wp14:editId="02D84547">
                <wp:simplePos x="0" y="0"/>
                <wp:positionH relativeFrom="column">
                  <wp:posOffset>3223260</wp:posOffset>
                </wp:positionH>
                <wp:positionV relativeFrom="paragraph">
                  <wp:posOffset>1196975</wp:posOffset>
                </wp:positionV>
                <wp:extent cx="361950" cy="350520"/>
                <wp:effectExtent l="0" t="25400" r="19050" b="5080"/>
                <wp:wrapNone/>
                <wp:docPr id="2183"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1D4EF" id="Line 1009"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8pt,94.25pt" to="282.3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DApCfu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54656" behindDoc="0" locked="0" layoutInCell="0" allowOverlap="1" wp14:anchorId="3DE6589C" wp14:editId="48E22BC5">
                <wp:simplePos x="0" y="0"/>
                <wp:positionH relativeFrom="column">
                  <wp:posOffset>3160395</wp:posOffset>
                </wp:positionH>
                <wp:positionV relativeFrom="paragraph">
                  <wp:posOffset>2301875</wp:posOffset>
                </wp:positionV>
                <wp:extent cx="529590" cy="205740"/>
                <wp:effectExtent l="0" t="0" r="0" b="0"/>
                <wp:wrapNone/>
                <wp:docPr id="2182"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5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571AEFD" w14:textId="77777777" w:rsidR="004B179B" w:rsidRDefault="004B179B">
                            <w:pPr>
                              <w:rPr>
                                <w:sz w:val="12"/>
                              </w:rPr>
                            </w:pPr>
                            <w:r>
                              <w:rPr>
                                <w:sz w:val="16"/>
                              </w:rP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6589C" id="Text Box 1008" o:spid="_x0000_s1121" type="#_x0000_t202" style="position:absolute;margin-left:248.85pt;margin-top:181.25pt;width:41.7pt;height:16.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" o:allowincell="f" filled="f" stroked="f" strokecolor="red">
                <v:path arrowok="t"/>
                <v:textbox>
                  <w:txbxContent>
                    <w:p w14:paraId="6571AEFD" w14:textId="77777777" w:rsidR="004B179B" w:rsidRDefault="004B179B">
                      <w:pPr>
                        <w:rPr>
                          <w:sz w:val="12"/>
                        </w:rPr>
                      </w:pPr>
                      <w:r>
                        <w:rPr>
                          <w:sz w:val="16"/>
                        </w:rPr>
                        <w:t>content</w:t>
                      </w:r>
                    </w:p>
                  </w:txbxContent>
                </v:textbox>
              </v:shape>
            </w:pict>
          </mc:Fallback>
        </mc:AlternateContent>
      </w:r>
      <w:r>
        <w:rPr>
          <w:noProof/>
        </w:rPr>
        <mc:AlternateContent>
          <mc:Choice Requires="wps">
            <w:drawing>
              <wp:anchor distT="0" distB="0" distL="114300" distR="114300" simplePos="0" relativeHeight="251649536" behindDoc="0" locked="0" layoutInCell="0" allowOverlap="1" wp14:anchorId="27B5FFE8" wp14:editId="0C272ADF">
                <wp:simplePos x="0" y="0"/>
                <wp:positionH relativeFrom="column">
                  <wp:posOffset>5391150</wp:posOffset>
                </wp:positionH>
                <wp:positionV relativeFrom="paragraph">
                  <wp:posOffset>2271395</wp:posOffset>
                </wp:positionV>
                <wp:extent cx="361950" cy="350520"/>
                <wp:effectExtent l="0" t="25400" r="19050" b="5080"/>
                <wp:wrapNone/>
                <wp:docPr id="2181"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B9661" id="Line 1003"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5pt,178.85pt" to="453pt,20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" o:allowincell="f">
                <v:stroke endarrow="block"/>
                <o:lock v:ext="edit" shapetype="f"/>
              </v:line>
            </w:pict>
          </mc:Fallback>
        </mc:AlternateContent>
      </w:r>
      <w:r>
        <w:rPr>
          <w:noProof/>
        </w:rPr>
        <mc:AlternateContent>
          <mc:Choice Requires="wps">
            <w:drawing>
              <wp:anchor distT="0" distB="0" distL="114300" distR="114300" simplePos="0" relativeHeight="251648512" behindDoc="0" locked="0" layoutInCell="0" allowOverlap="1" wp14:anchorId="55A45A58" wp14:editId="1D2AB7B0">
                <wp:simplePos x="0" y="0"/>
                <wp:positionH relativeFrom="column">
                  <wp:posOffset>1074420</wp:posOffset>
                </wp:positionH>
                <wp:positionV relativeFrom="paragraph">
                  <wp:posOffset>2275205</wp:posOffset>
                </wp:positionV>
                <wp:extent cx="361950" cy="350520"/>
                <wp:effectExtent l="0" t="25400" r="19050" b="5080"/>
                <wp:wrapNone/>
                <wp:docPr id="2180"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DD8C5" id="Line 1002"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79.15pt" to="113.1pt,20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RHe4w+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47488" behindDoc="0" locked="0" layoutInCell="0" allowOverlap="1" wp14:anchorId="0AD5ACFD" wp14:editId="425A156A">
                <wp:simplePos x="0" y="0"/>
                <wp:positionH relativeFrom="column">
                  <wp:posOffset>4309110</wp:posOffset>
                </wp:positionH>
                <wp:positionV relativeFrom="paragraph">
                  <wp:posOffset>2279015</wp:posOffset>
                </wp:positionV>
                <wp:extent cx="361950" cy="350520"/>
                <wp:effectExtent l="0" t="25400" r="19050" b="5080"/>
                <wp:wrapNone/>
                <wp:docPr id="2179"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EA45C" id="Line 1001"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3pt,179.45pt" to="367.8pt,20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46464" behindDoc="0" locked="0" layoutInCell="0" allowOverlap="1" wp14:anchorId="14F4637E" wp14:editId="7E99A665">
                <wp:simplePos x="0" y="0"/>
                <wp:positionH relativeFrom="column">
                  <wp:posOffset>2148840</wp:posOffset>
                </wp:positionH>
                <wp:positionV relativeFrom="paragraph">
                  <wp:posOffset>2271395</wp:posOffset>
                </wp:positionV>
                <wp:extent cx="361950" cy="350520"/>
                <wp:effectExtent l="0" t="25400" r="19050" b="5080"/>
                <wp:wrapNone/>
                <wp:docPr id="2178"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A3DA9" id="Line 1000"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78.85pt" to="197.7pt,20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" o:allowincell="f">
                <v:stroke endarrow="block"/>
                <o:lock v:ext="edit" shapetype="f"/>
              </v:line>
            </w:pict>
          </mc:Fallback>
        </mc:AlternateContent>
      </w:r>
      <w:r>
        <w:rPr>
          <w:noProof/>
        </w:rPr>
        <mc:AlternateContent>
          <mc:Choice Requires="wps">
            <w:drawing>
              <wp:anchor distT="0" distB="0" distL="114300" distR="114300" simplePos="0" relativeHeight="251644416" behindDoc="0" locked="0" layoutInCell="0" allowOverlap="1" wp14:anchorId="679177C9" wp14:editId="52AD470A">
                <wp:simplePos x="0" y="0"/>
                <wp:positionH relativeFrom="column">
                  <wp:posOffset>3223260</wp:posOffset>
                </wp:positionH>
                <wp:positionV relativeFrom="paragraph">
                  <wp:posOffset>2275205</wp:posOffset>
                </wp:positionV>
                <wp:extent cx="361950" cy="350520"/>
                <wp:effectExtent l="0" t="25400" r="19050" b="5080"/>
                <wp:wrapNone/>
                <wp:docPr id="217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1950" cy="350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B95FA" id="Line 998"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8pt,179.15pt" to="282.3pt,20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" o:allowincell="f">
                <v:stroke endarrow="block"/>
                <o:lock v:ext="edit" shapetype="f"/>
              </v:line>
            </w:pict>
          </mc:Fallback>
        </mc:AlternateContent>
      </w:r>
      <w:r>
        <w:rPr>
          <w:noProof/>
        </w:rPr>
        <mc:AlternateContent>
          <mc:Choice Requires="wps">
            <w:drawing>
              <wp:anchor distT="0" distB="0" distL="114300" distR="114300" simplePos="0" relativeHeight="251643392" behindDoc="0" locked="0" layoutInCell="0" allowOverlap="1" wp14:anchorId="5C8B2F7C" wp14:editId="62A9949E">
                <wp:simplePos x="0" y="0"/>
                <wp:positionH relativeFrom="column">
                  <wp:posOffset>647700</wp:posOffset>
                </wp:positionH>
                <wp:positionV relativeFrom="paragraph">
                  <wp:posOffset>495935</wp:posOffset>
                </wp:positionV>
                <wp:extent cx="2518410" cy="2141220"/>
                <wp:effectExtent l="0" t="0" r="34290" b="17780"/>
                <wp:wrapNone/>
                <wp:docPr id="2176"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18410" cy="2141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1CBC" id="Line 99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39.05pt" to="249.3pt,20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" o:allowincell="f">
                <v:stroke endarrow="block"/>
                <o:lock v:ext="edit" shapetype="f"/>
              </v:line>
            </w:pict>
          </mc:Fallback>
        </mc:AlternateContent>
      </w:r>
      <w:r>
        <w:rPr>
          <w:noProof/>
        </w:rPr>
        <mc:AlternateContent>
          <mc:Choice Requires="wpg">
            <w:drawing>
              <wp:anchor distT="0" distB="0" distL="114300" distR="114300" simplePos="0" relativeHeight="251642368" behindDoc="0" locked="0" layoutInCell="0" allowOverlap="1" wp14:anchorId="1EB752CF" wp14:editId="79F087C4">
                <wp:simplePos x="0" y="0"/>
                <wp:positionH relativeFrom="column">
                  <wp:posOffset>4918710</wp:posOffset>
                </wp:positionH>
                <wp:positionV relativeFrom="paragraph">
                  <wp:posOffset>3772535</wp:posOffset>
                </wp:positionV>
                <wp:extent cx="451485" cy="1005840"/>
                <wp:effectExtent l="0" t="0" r="0" b="0"/>
                <wp:wrapNone/>
                <wp:docPr id="2171"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72" name="Freeform 99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3" name="Line 99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4" name="Line 99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5" name="Text Box 99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CD95A2F"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752CF" id="Group 992" o:spid="_x0000_s1122" style="position:absolute;margin-left:387.3pt;margin-top:297.05pt;width:35.55pt;height:79.2pt;z-index:251642368"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" o:allowincell="f">
                <v:shape id="Freeform 993" o:spid="_x0000_s112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" path="m230,c115,222,,445,2,708v2,263,199,727,240,870e" filled="f">
                  <v:path arrowok="t" o:connecttype="custom" o:connectlocs="230,0;2,708;242,1578" o:connectangles="0,0,0"/>
                </v:shape>
                <v:line id="Line 994" o:spid="_x0000_s112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">
                  <o:lock v:ext="edit" shapetype="f"/>
                </v:line>
                <v:line id="Line 995" o:spid="_x0000_s112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">
                  <o:lock v:ext="edit" shapetype="f"/>
                </v:line>
                <v:shape id="Text Box 996" o:spid="_x0000_s112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" filled="f" stroked="f" strokecolor="red">
                  <v:path arrowok="t"/>
                  <v:textbox>
                    <w:txbxContent>
                      <w:p w14:paraId="6CD95A2F"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41344" behindDoc="0" locked="0" layoutInCell="0" allowOverlap="1" wp14:anchorId="1B956FBA" wp14:editId="4EEC0045">
                <wp:simplePos x="0" y="0"/>
                <wp:positionH relativeFrom="column">
                  <wp:posOffset>3851910</wp:posOffset>
                </wp:positionH>
                <wp:positionV relativeFrom="paragraph">
                  <wp:posOffset>3780155</wp:posOffset>
                </wp:positionV>
                <wp:extent cx="451485" cy="1005840"/>
                <wp:effectExtent l="0" t="0" r="0" b="0"/>
                <wp:wrapNone/>
                <wp:docPr id="2166" name="Group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67" name="Freeform 98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8" name="Line 98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9" name="Line 99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0" name="Text Box 99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E3248F0"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56FBA" id="Group 987" o:spid="_x0000_s1127" style="position:absolute;margin-left:303.3pt;margin-top:297.65pt;width:35.55pt;height:79.2pt;z-index:251641344"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" o:allowincell="f">
                <v:shape id="Freeform 988" o:spid="_x0000_s112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" path="m230,c115,222,,445,2,708v2,263,199,727,240,870e" filled="f">
                  <v:path arrowok="t" o:connecttype="custom" o:connectlocs="230,0;2,708;242,1578" o:connectangles="0,0,0"/>
                </v:shape>
                <v:line id="Line 989" o:spid="_x0000_s112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">
                  <o:lock v:ext="edit" shapetype="f"/>
                </v:line>
                <v:line id="Line 990" o:spid="_x0000_s113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">
                  <o:lock v:ext="edit" shapetype="f"/>
                </v:line>
                <v:shape id="Text Box 991" o:spid="_x0000_s113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" filled="f" stroked="f" strokecolor="red">
                  <v:path arrowok="t"/>
                  <v:textbox>
                    <w:txbxContent>
                      <w:p w14:paraId="7E3248F0"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40320" behindDoc="0" locked="0" layoutInCell="0" allowOverlap="1" wp14:anchorId="4ED33EC4" wp14:editId="191BCE08">
                <wp:simplePos x="0" y="0"/>
                <wp:positionH relativeFrom="column">
                  <wp:posOffset>2766060</wp:posOffset>
                </wp:positionH>
                <wp:positionV relativeFrom="paragraph">
                  <wp:posOffset>3776345</wp:posOffset>
                </wp:positionV>
                <wp:extent cx="451485" cy="1005840"/>
                <wp:effectExtent l="0" t="0" r="0" b="0"/>
                <wp:wrapNone/>
                <wp:docPr id="2161"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62" name="Freeform 98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3" name="Line 98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4" name="Line 98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5" name="Text Box 98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B690590"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D33EC4" id="Group 982" o:spid="_x0000_s1132" style="position:absolute;margin-left:217.8pt;margin-top:297.35pt;width:35.55pt;height:79.2pt;z-index:251640320"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" o:allowincell="f">
                <v:shape id="Freeform 983" o:spid="_x0000_s113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" path="m230,c115,222,,445,2,708v2,263,199,727,240,870e" filled="f">
                  <v:path arrowok="t" o:connecttype="custom" o:connectlocs="230,0;2,708;242,1578" o:connectangles="0,0,0"/>
                </v:shape>
                <v:line id="Line 984" o:spid="_x0000_s113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">
                  <o:lock v:ext="edit" shapetype="f"/>
                </v:line>
                <v:line id="Line 985" o:spid="_x0000_s113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">
                  <o:lock v:ext="edit" shapetype="f"/>
                </v:line>
                <v:shape id="Text Box 986" o:spid="_x0000_s113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" filled="f" stroked="f" strokecolor="red">
                  <v:path arrowok="t"/>
                  <v:textbox>
                    <w:txbxContent>
                      <w:p w14:paraId="2B690590"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9296" behindDoc="0" locked="0" layoutInCell="0" allowOverlap="1" wp14:anchorId="5ABBC0CD" wp14:editId="6FE065A4">
                <wp:simplePos x="0" y="0"/>
                <wp:positionH relativeFrom="column">
                  <wp:posOffset>1684020</wp:posOffset>
                </wp:positionH>
                <wp:positionV relativeFrom="paragraph">
                  <wp:posOffset>3780155</wp:posOffset>
                </wp:positionV>
                <wp:extent cx="451485" cy="1005840"/>
                <wp:effectExtent l="0" t="0" r="0" b="0"/>
                <wp:wrapNone/>
                <wp:docPr id="2156" name="Group 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57" name="Freeform 97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8" name="Line 97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9" name="Line 98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0" name="Text Box 98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C732850"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BBC0CD" id="Group 977" o:spid="_x0000_s1137" style="position:absolute;margin-left:132.6pt;margin-top:297.65pt;width:35.55pt;height:79.2pt;z-index:251639296"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" o:allowincell="f">
                <v:shape id="Freeform 978" o:spid="_x0000_s113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" path="m230,c115,222,,445,2,708v2,263,199,727,240,870e" filled="f">
                  <v:path arrowok="t" o:connecttype="custom" o:connectlocs="230,0;2,708;242,1578" o:connectangles="0,0,0"/>
                </v:shape>
                <v:line id="Line 979" o:spid="_x0000_s113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">
                  <o:lock v:ext="edit" shapetype="f"/>
                </v:line>
                <v:line id="Line 980" o:spid="_x0000_s114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">
                  <o:lock v:ext="edit" shapetype="f"/>
                </v:line>
                <v:shape id="Text Box 981" o:spid="_x0000_s114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" filled="f" stroked="f" strokecolor="red">
                  <v:path arrowok="t"/>
                  <v:textbox>
                    <w:txbxContent>
                      <w:p w14:paraId="6C732850"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8272" behindDoc="0" locked="0" layoutInCell="0" allowOverlap="1" wp14:anchorId="0EA8375F" wp14:editId="6660F57A">
                <wp:simplePos x="0" y="0"/>
                <wp:positionH relativeFrom="column">
                  <wp:posOffset>601980</wp:posOffset>
                </wp:positionH>
                <wp:positionV relativeFrom="paragraph">
                  <wp:posOffset>3783965</wp:posOffset>
                </wp:positionV>
                <wp:extent cx="451485" cy="1005840"/>
                <wp:effectExtent l="0" t="0" r="0" b="0"/>
                <wp:wrapNone/>
                <wp:docPr id="2151"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52" name="Freeform 97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3" name="Line 97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4" name="Line 97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5" name="Text Box 97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73EC668"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8375F" id="Group 972" o:spid="_x0000_s1142" style="position:absolute;margin-left:47.4pt;margin-top:297.95pt;width:35.55pt;height:79.2pt;z-index:251638272"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" o:allowincell="f">
                <v:shape id="Freeform 973" o:spid="_x0000_s114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" path="m230,c115,222,,445,2,708v2,263,199,727,240,870e" filled="f">
                  <v:path arrowok="t" o:connecttype="custom" o:connectlocs="230,0;2,708;242,1578" o:connectangles="0,0,0"/>
                </v:shape>
                <v:line id="Line 974" o:spid="_x0000_s114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">
                  <o:lock v:ext="edit" shapetype="f"/>
                </v:line>
                <v:line id="Line 975" o:spid="_x0000_s114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">
                  <o:lock v:ext="edit" shapetype="f"/>
                </v:line>
                <v:shape id="Text Box 976" o:spid="_x0000_s114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" filled="f" stroked="f" strokecolor="red">
                  <v:path arrowok="t"/>
                  <v:textbox>
                    <w:txbxContent>
                      <w:p w14:paraId="273EC668"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7248" behindDoc="0" locked="0" layoutInCell="0" allowOverlap="1" wp14:anchorId="30B62B7A" wp14:editId="57AEBF36">
                <wp:simplePos x="0" y="0"/>
                <wp:positionH relativeFrom="column">
                  <wp:posOffset>4922520</wp:posOffset>
                </wp:positionH>
                <wp:positionV relativeFrom="paragraph">
                  <wp:posOffset>2698115</wp:posOffset>
                </wp:positionV>
                <wp:extent cx="451485" cy="1005840"/>
                <wp:effectExtent l="0" t="0" r="0" b="0"/>
                <wp:wrapNone/>
                <wp:docPr id="2146"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47" name="Freeform 96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8" name="Line 96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9" name="Line 97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Text Box 97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C81EFEF"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62B7A" id="Group 967" o:spid="_x0000_s1147" style="position:absolute;margin-left:387.6pt;margin-top:212.45pt;width:35.55pt;height:79.2pt;z-index:251637248"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" o:allowincell="f">
                <v:shape id="Freeform 968" o:spid="_x0000_s114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" path="m230,c115,222,,445,2,708v2,263,199,727,240,870e" filled="f">
                  <v:path arrowok="t" o:connecttype="custom" o:connectlocs="230,0;2,708;242,1578" o:connectangles="0,0,0"/>
                </v:shape>
                <v:line id="Line 969" o:spid="_x0000_s114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">
                  <o:lock v:ext="edit" shapetype="f"/>
                </v:line>
                <v:line id="Line 970" o:spid="_x0000_s115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">
                  <o:lock v:ext="edit" shapetype="f"/>
                </v:line>
                <v:shape id="Text Box 971" o:spid="_x0000_s115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" filled="f" stroked="f" strokecolor="red">
                  <v:path arrowok="t"/>
                  <v:textbox>
                    <w:txbxContent>
                      <w:p w14:paraId="0C81EFEF"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6224" behindDoc="0" locked="0" layoutInCell="0" allowOverlap="1" wp14:anchorId="65EA56ED" wp14:editId="6A15B9E8">
                <wp:simplePos x="0" y="0"/>
                <wp:positionH relativeFrom="column">
                  <wp:posOffset>3855720</wp:posOffset>
                </wp:positionH>
                <wp:positionV relativeFrom="paragraph">
                  <wp:posOffset>2705735</wp:posOffset>
                </wp:positionV>
                <wp:extent cx="451485" cy="1005840"/>
                <wp:effectExtent l="0" t="0" r="0" b="0"/>
                <wp:wrapNone/>
                <wp:docPr id="2141"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42" name="Freeform 96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 name="Line 96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4" name="Line 96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Text Box 96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EB12331"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A56ED" id="Group 962" o:spid="_x0000_s1152" style="position:absolute;margin-left:303.6pt;margin-top:213.05pt;width:35.55pt;height:79.2pt;z-index:251636224"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" o:allowincell="f">
                <v:shape id="Freeform 963" o:spid="_x0000_s115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" path="m230,c115,222,,445,2,708v2,263,199,727,240,870e" filled="f">
                  <v:path arrowok="t" o:connecttype="custom" o:connectlocs="230,0;2,708;242,1578" o:connectangles="0,0,0"/>
                </v:shape>
                <v:line id="Line 964" o:spid="_x0000_s115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">
                  <o:lock v:ext="edit" shapetype="f"/>
                </v:line>
                <v:line id="Line 965" o:spid="_x0000_s115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">
                  <o:lock v:ext="edit" shapetype="f"/>
                </v:line>
                <v:shape id="Text Box 966" o:spid="_x0000_s115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" filled="f" stroked="f" strokecolor="red">
                  <v:path arrowok="t"/>
                  <v:textbox>
                    <w:txbxContent>
                      <w:p w14:paraId="3EB12331"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5200" behindDoc="0" locked="0" layoutInCell="0" allowOverlap="1" wp14:anchorId="5E89E421" wp14:editId="6B01A093">
                <wp:simplePos x="0" y="0"/>
                <wp:positionH relativeFrom="column">
                  <wp:posOffset>2769870</wp:posOffset>
                </wp:positionH>
                <wp:positionV relativeFrom="paragraph">
                  <wp:posOffset>2701925</wp:posOffset>
                </wp:positionV>
                <wp:extent cx="451485" cy="1005840"/>
                <wp:effectExtent l="0" t="0" r="0" b="0"/>
                <wp:wrapNone/>
                <wp:docPr id="2136"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37" name="Freeform 95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8" name="Line 95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Line 96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Text Box 96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A48944F"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9E421" id="Group 957" o:spid="_x0000_s1157" style="position:absolute;margin-left:218.1pt;margin-top:212.75pt;width:35.55pt;height:79.2pt;z-index:251635200"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" o:allowincell="f">
                <v:shape id="Freeform 958" o:spid="_x0000_s115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" path="m230,c115,222,,445,2,708v2,263,199,727,240,870e" filled="f">
                  <v:path arrowok="t" o:connecttype="custom" o:connectlocs="230,0;2,708;242,1578" o:connectangles="0,0,0"/>
                </v:shape>
                <v:line id="Line 959" o:spid="_x0000_s115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">
                  <o:lock v:ext="edit" shapetype="f"/>
                </v:line>
                <v:line id="Line 960" o:spid="_x0000_s116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">
                  <o:lock v:ext="edit" shapetype="f"/>
                </v:line>
                <v:shape id="Text Box 961" o:spid="_x0000_s116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" filled="f" stroked="f" strokecolor="red">
                  <v:path arrowok="t"/>
                  <v:textbox>
                    <w:txbxContent>
                      <w:p w14:paraId="0A48944F"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4176" behindDoc="0" locked="0" layoutInCell="0" allowOverlap="1" wp14:anchorId="387A1865" wp14:editId="3F06B13C">
                <wp:simplePos x="0" y="0"/>
                <wp:positionH relativeFrom="column">
                  <wp:posOffset>1687830</wp:posOffset>
                </wp:positionH>
                <wp:positionV relativeFrom="paragraph">
                  <wp:posOffset>2705735</wp:posOffset>
                </wp:positionV>
                <wp:extent cx="451485" cy="1005840"/>
                <wp:effectExtent l="0" t="0" r="0" b="0"/>
                <wp:wrapNone/>
                <wp:docPr id="2131"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32" name="Freeform 95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 name="Line 95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4" name="Line 95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Text Box 95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E324992"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A1865" id="Group 952" o:spid="_x0000_s1162" style="position:absolute;margin-left:132.9pt;margin-top:213.05pt;width:35.55pt;height:79.2pt;z-index:251634176"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" o:allowincell="f">
                <v:shape id="Freeform 953" o:spid="_x0000_s116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" path="m230,c115,222,,445,2,708v2,263,199,727,240,870e" filled="f">
                  <v:path arrowok="t" o:connecttype="custom" o:connectlocs="230,0;2,708;242,1578" o:connectangles="0,0,0"/>
                </v:shape>
                <v:line id="Line 954" o:spid="_x0000_s116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">
                  <o:lock v:ext="edit" shapetype="f"/>
                </v:line>
                <v:line id="Line 955" o:spid="_x0000_s116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">
                  <o:lock v:ext="edit" shapetype="f"/>
                </v:line>
                <v:shape id="Text Box 956" o:spid="_x0000_s116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" filled="f" stroked="f" strokecolor="red">
                  <v:path arrowok="t"/>
                  <v:textbox>
                    <w:txbxContent>
                      <w:p w14:paraId="2E324992"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3152" behindDoc="0" locked="0" layoutInCell="0" allowOverlap="1" wp14:anchorId="7ECA1CC4" wp14:editId="2ABE8078">
                <wp:simplePos x="0" y="0"/>
                <wp:positionH relativeFrom="column">
                  <wp:posOffset>605790</wp:posOffset>
                </wp:positionH>
                <wp:positionV relativeFrom="paragraph">
                  <wp:posOffset>2709545</wp:posOffset>
                </wp:positionV>
                <wp:extent cx="451485" cy="1005840"/>
                <wp:effectExtent l="0" t="0" r="0" b="0"/>
                <wp:wrapNone/>
                <wp:docPr id="2126" name="Group 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27" name="Freeform 94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 name="Line 94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9" name="Line 95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0" name="Text Box 95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713D716"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A1CC4" id="Group 947" o:spid="_x0000_s1167" style="position:absolute;margin-left:47.7pt;margin-top:213.35pt;width:35.55pt;height:79.2pt;z-index:251633152"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" o:allowincell="f">
                <v:shape id="Freeform 948" o:spid="_x0000_s116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" path="m230,c115,222,,445,2,708v2,263,199,727,240,870e" filled="f">
                  <v:path arrowok="t" o:connecttype="custom" o:connectlocs="230,0;2,708;242,1578" o:connectangles="0,0,0"/>
                </v:shape>
                <v:line id="Line 949" o:spid="_x0000_s116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">
                  <o:lock v:ext="edit" shapetype="f"/>
                </v:line>
                <v:line id="Line 950" o:spid="_x0000_s117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">
                  <o:lock v:ext="edit" shapetype="f"/>
                </v:line>
                <v:shape id="Text Box 951" o:spid="_x0000_s117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" filled="f" stroked="f" strokecolor="red">
                  <v:path arrowok="t"/>
                  <v:textbox>
                    <w:txbxContent>
                      <w:p w14:paraId="7713D716"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2128" behindDoc="0" locked="0" layoutInCell="0" allowOverlap="1" wp14:anchorId="69533968" wp14:editId="38CE455D">
                <wp:simplePos x="0" y="0"/>
                <wp:positionH relativeFrom="column">
                  <wp:posOffset>4926330</wp:posOffset>
                </wp:positionH>
                <wp:positionV relativeFrom="paragraph">
                  <wp:posOffset>1608455</wp:posOffset>
                </wp:positionV>
                <wp:extent cx="451485" cy="1005840"/>
                <wp:effectExtent l="0" t="0" r="0" b="0"/>
                <wp:wrapNone/>
                <wp:docPr id="2121"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22" name="Freeform 94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 name="Line 94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Line 94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5" name="Text Box 94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55AE028"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533968" id="Group 942" o:spid="_x0000_s1172" style="position:absolute;margin-left:387.9pt;margin-top:126.65pt;width:35.55pt;height:79.2pt;z-index:251632128"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" o:allowincell="f">
                <v:shape id="Freeform 943" o:spid="_x0000_s117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" path="m230,c115,222,,445,2,708v2,263,199,727,240,870e" filled="f">
                  <v:path arrowok="t" o:connecttype="custom" o:connectlocs="230,0;2,708;242,1578" o:connectangles="0,0,0"/>
                </v:shape>
                <v:line id="Line 944" o:spid="_x0000_s117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">
                  <o:lock v:ext="edit" shapetype="f"/>
                </v:line>
                <v:line id="Line 945" o:spid="_x0000_s117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">
                  <o:lock v:ext="edit" shapetype="f"/>
                </v:line>
                <v:shape id="Text Box 946" o:spid="_x0000_s117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" filled="f" stroked="f" strokecolor="red">
                  <v:path arrowok="t"/>
                  <v:textbox>
                    <w:txbxContent>
                      <w:p w14:paraId="655AE028"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1104" behindDoc="0" locked="0" layoutInCell="0" allowOverlap="1" wp14:anchorId="5C47E0EB" wp14:editId="4C8C72EF">
                <wp:simplePos x="0" y="0"/>
                <wp:positionH relativeFrom="column">
                  <wp:posOffset>3859530</wp:posOffset>
                </wp:positionH>
                <wp:positionV relativeFrom="paragraph">
                  <wp:posOffset>1616075</wp:posOffset>
                </wp:positionV>
                <wp:extent cx="451485" cy="1005840"/>
                <wp:effectExtent l="0" t="0" r="0" b="0"/>
                <wp:wrapNone/>
                <wp:docPr id="2116"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17" name="Freeform 93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8" name="Line 93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 name="Line 94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 name="Text Box 94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95B7F13"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7E0EB" id="Group 937" o:spid="_x0000_s1177" style="position:absolute;margin-left:303.9pt;margin-top:127.25pt;width:35.55pt;height:79.2pt;z-index:251631104"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" o:allowincell="f">
                <v:shape id="Freeform 938" o:spid="_x0000_s117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" path="m230,c115,222,,445,2,708v2,263,199,727,240,870e" filled="f">
                  <v:path arrowok="t" o:connecttype="custom" o:connectlocs="230,0;2,708;242,1578" o:connectangles="0,0,0"/>
                </v:shape>
                <v:line id="Line 939" o:spid="_x0000_s117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">
                  <o:lock v:ext="edit" shapetype="f"/>
                </v:line>
                <v:line id="Line 940" o:spid="_x0000_s118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">
                  <o:lock v:ext="edit" shapetype="f"/>
                </v:line>
                <v:shape id="Text Box 941" o:spid="_x0000_s118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" filled="f" stroked="f" strokecolor="red">
                  <v:path arrowok="t"/>
                  <v:textbox>
                    <w:txbxContent>
                      <w:p w14:paraId="095B7F13"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30080" behindDoc="0" locked="0" layoutInCell="0" allowOverlap="1" wp14:anchorId="43221351" wp14:editId="0D4BD1C3">
                <wp:simplePos x="0" y="0"/>
                <wp:positionH relativeFrom="column">
                  <wp:posOffset>2773680</wp:posOffset>
                </wp:positionH>
                <wp:positionV relativeFrom="paragraph">
                  <wp:posOffset>1612265</wp:posOffset>
                </wp:positionV>
                <wp:extent cx="451485" cy="1005840"/>
                <wp:effectExtent l="0" t="0" r="0" b="0"/>
                <wp:wrapNone/>
                <wp:docPr id="2111"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12" name="Freeform 93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3" name="Line 93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4" name="Line 93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 name="Text Box 93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598C89B"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21351" id="Group 932" o:spid="_x0000_s1182" style="position:absolute;margin-left:218.4pt;margin-top:126.95pt;width:35.55pt;height:79.2pt;z-index:251630080"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" o:allowincell="f">
                <v:shape id="Freeform 933" o:spid="_x0000_s118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" path="m230,c115,222,,445,2,708v2,263,199,727,240,870e" filled="f">
                  <v:path arrowok="t" o:connecttype="custom" o:connectlocs="230,0;2,708;242,1578" o:connectangles="0,0,0"/>
                </v:shape>
                <v:line id="Line 934" o:spid="_x0000_s118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">
                  <o:lock v:ext="edit" shapetype="f"/>
                </v:line>
                <v:line id="Line 935" o:spid="_x0000_s118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">
                  <o:lock v:ext="edit" shapetype="f"/>
                </v:line>
                <v:shape id="Text Box 936" o:spid="_x0000_s118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" filled="f" stroked="f" strokecolor="red">
                  <v:path arrowok="t"/>
                  <v:textbox>
                    <w:txbxContent>
                      <w:p w14:paraId="6598C89B"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9056" behindDoc="0" locked="0" layoutInCell="0" allowOverlap="1" wp14:anchorId="30BAD652" wp14:editId="0ABCCF46">
                <wp:simplePos x="0" y="0"/>
                <wp:positionH relativeFrom="column">
                  <wp:posOffset>1691640</wp:posOffset>
                </wp:positionH>
                <wp:positionV relativeFrom="paragraph">
                  <wp:posOffset>1616075</wp:posOffset>
                </wp:positionV>
                <wp:extent cx="451485" cy="1005840"/>
                <wp:effectExtent l="0" t="0" r="0" b="0"/>
                <wp:wrapNone/>
                <wp:docPr id="2106"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07" name="Freeform 92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 name="Line 92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9" name="Line 93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0" name="Text Box 93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E1E48CF"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AD652" id="Group 927" o:spid="_x0000_s1187" style="position:absolute;margin-left:133.2pt;margin-top:127.25pt;width:35.55pt;height:79.2pt;z-index:251629056"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" o:allowincell="f">
                <v:shape id="Freeform 928" o:spid="_x0000_s118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" path="m230,c115,222,,445,2,708v2,263,199,727,240,870e" filled="f">
                  <v:path arrowok="t" o:connecttype="custom" o:connectlocs="230,0;2,708;242,1578" o:connectangles="0,0,0"/>
                </v:shape>
                <v:line id="Line 929" o:spid="_x0000_s118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">
                  <o:lock v:ext="edit" shapetype="f"/>
                </v:line>
                <v:line id="Line 930" o:spid="_x0000_s119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">
                  <o:lock v:ext="edit" shapetype="f"/>
                </v:line>
                <v:shape id="Text Box 931" o:spid="_x0000_s119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" filled="f" stroked="f" strokecolor="red">
                  <v:path arrowok="t"/>
                  <v:textbox>
                    <w:txbxContent>
                      <w:p w14:paraId="1E1E48CF"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8032" behindDoc="0" locked="0" layoutInCell="0" allowOverlap="1" wp14:anchorId="08686ED9" wp14:editId="29713A13">
                <wp:simplePos x="0" y="0"/>
                <wp:positionH relativeFrom="column">
                  <wp:posOffset>609600</wp:posOffset>
                </wp:positionH>
                <wp:positionV relativeFrom="paragraph">
                  <wp:posOffset>1619885</wp:posOffset>
                </wp:positionV>
                <wp:extent cx="451485" cy="1005840"/>
                <wp:effectExtent l="0" t="0" r="0" b="0"/>
                <wp:wrapNone/>
                <wp:docPr id="2101"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102" name="Freeform 92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 name="Line 92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4" name="Line 92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5" name="Text Box 92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54644F8"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86ED9" id="Group 922" o:spid="_x0000_s1192" style="position:absolute;margin-left:48pt;margin-top:127.55pt;width:35.55pt;height:79.2pt;z-index:251628032"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" o:allowincell="f">
                <v:shape id="Freeform 923" o:spid="_x0000_s119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" path="m230,c115,222,,445,2,708v2,263,199,727,240,870e" filled="f">
                  <v:path arrowok="t" o:connecttype="custom" o:connectlocs="230,0;2,708;242,1578" o:connectangles="0,0,0"/>
                </v:shape>
                <v:line id="Line 924" o:spid="_x0000_s119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">
                  <o:lock v:ext="edit" shapetype="f"/>
                </v:line>
                <v:line id="Line 925" o:spid="_x0000_s119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">
                  <o:lock v:ext="edit" shapetype="f"/>
                </v:line>
                <v:shape id="Text Box 926" o:spid="_x0000_s119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" filled="f" stroked="f" strokecolor="red">
                  <v:path arrowok="t"/>
                  <v:textbox>
                    <w:txbxContent>
                      <w:p w14:paraId="354644F8"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7008" behindDoc="0" locked="0" layoutInCell="0" allowOverlap="1" wp14:anchorId="77CDAA10" wp14:editId="28022CBD">
                <wp:simplePos x="0" y="0"/>
                <wp:positionH relativeFrom="column">
                  <wp:posOffset>4926330</wp:posOffset>
                </wp:positionH>
                <wp:positionV relativeFrom="paragraph">
                  <wp:posOffset>530225</wp:posOffset>
                </wp:positionV>
                <wp:extent cx="451485" cy="1005840"/>
                <wp:effectExtent l="0" t="0" r="0" b="0"/>
                <wp:wrapNone/>
                <wp:docPr id="2096"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097" name="Freeform 91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8" name="Line 91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9" name="Line 92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0" name="Text Box 92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A3E3135"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DAA10" id="Group 917" o:spid="_x0000_s1197" style="position:absolute;margin-left:387.9pt;margin-top:41.75pt;width:35.55pt;height:79.2pt;z-index:251627008"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" o:allowincell="f">
                <v:shape id="Freeform 918" o:spid="_x0000_s119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" path="m230,c115,222,,445,2,708v2,263,199,727,240,870e" filled="f">
                  <v:path arrowok="t" o:connecttype="custom" o:connectlocs="230,0;2,708;242,1578" o:connectangles="0,0,0"/>
                </v:shape>
                <v:line id="Line 919" o:spid="_x0000_s119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">
                  <o:lock v:ext="edit" shapetype="f"/>
                </v:line>
                <v:line id="Line 920" o:spid="_x0000_s120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">
                  <o:lock v:ext="edit" shapetype="f"/>
                </v:line>
                <v:shape id="Text Box 921" o:spid="_x0000_s120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" filled="f" stroked="f" strokecolor="red">
                  <v:path arrowok="t"/>
                  <v:textbox>
                    <w:txbxContent>
                      <w:p w14:paraId="5A3E3135"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5984" behindDoc="0" locked="0" layoutInCell="0" allowOverlap="1" wp14:anchorId="767B0AF9" wp14:editId="6960FB20">
                <wp:simplePos x="0" y="0"/>
                <wp:positionH relativeFrom="column">
                  <wp:posOffset>3859530</wp:posOffset>
                </wp:positionH>
                <wp:positionV relativeFrom="paragraph">
                  <wp:posOffset>537845</wp:posOffset>
                </wp:positionV>
                <wp:extent cx="451485" cy="1005840"/>
                <wp:effectExtent l="0" t="0" r="0" b="0"/>
                <wp:wrapNone/>
                <wp:docPr id="2091" name="Group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092" name="Freeform 91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3" name="Line 91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4" name="Line 91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5" name="Text Box 91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0424E87"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B0AF9" id="Group 912" o:spid="_x0000_s1202" style="position:absolute;margin-left:303.9pt;margin-top:42.35pt;width:35.55pt;height:79.2pt;z-index:251625984"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" o:allowincell="f">
                <v:shape id="Freeform 913" o:spid="_x0000_s120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" path="m230,c115,222,,445,2,708v2,263,199,727,240,870e" filled="f">
                  <v:path arrowok="t" o:connecttype="custom" o:connectlocs="230,0;2,708;242,1578" o:connectangles="0,0,0"/>
                </v:shape>
                <v:line id="Line 914" o:spid="_x0000_s120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">
                  <o:lock v:ext="edit" shapetype="f"/>
                </v:line>
                <v:line id="Line 915" o:spid="_x0000_s120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">
                  <o:lock v:ext="edit" shapetype="f"/>
                </v:line>
                <v:shape id="Text Box 916" o:spid="_x0000_s120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" filled="f" stroked="f" strokecolor="red">
                  <v:path arrowok="t"/>
                  <v:textbox>
                    <w:txbxContent>
                      <w:p w14:paraId="60424E87"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4960" behindDoc="0" locked="0" layoutInCell="0" allowOverlap="1" wp14:anchorId="488EE074" wp14:editId="2C459636">
                <wp:simplePos x="0" y="0"/>
                <wp:positionH relativeFrom="column">
                  <wp:posOffset>2773680</wp:posOffset>
                </wp:positionH>
                <wp:positionV relativeFrom="paragraph">
                  <wp:posOffset>534035</wp:posOffset>
                </wp:positionV>
                <wp:extent cx="451485" cy="1005840"/>
                <wp:effectExtent l="0" t="0" r="0" b="0"/>
                <wp:wrapNone/>
                <wp:docPr id="2086"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087" name="Freeform 90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8" name="Line 90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9" name="Line 91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0" name="Text Box 91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E0E9561"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EE074" id="Group 907" o:spid="_x0000_s1207" style="position:absolute;margin-left:218.4pt;margin-top:42.05pt;width:35.55pt;height:79.2pt;z-index:251624960"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" o:allowincell="f">
                <v:shape id="Freeform 908" o:spid="_x0000_s120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" path="m230,c115,222,,445,2,708v2,263,199,727,240,870e" filled="f">
                  <v:path arrowok="t" o:connecttype="custom" o:connectlocs="230,0;2,708;242,1578" o:connectangles="0,0,0"/>
                </v:shape>
                <v:line id="Line 909" o:spid="_x0000_s120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">
                  <o:lock v:ext="edit" shapetype="f"/>
                </v:line>
                <v:line id="Line 910" o:spid="_x0000_s121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">
                  <o:lock v:ext="edit" shapetype="f"/>
                </v:line>
                <v:shape id="Text Box 911" o:spid="_x0000_s121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" filled="f" stroked="f" strokecolor="red">
                  <v:path arrowok="t"/>
                  <v:textbox>
                    <w:txbxContent>
                      <w:p w14:paraId="1E0E9561"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3936" behindDoc="0" locked="0" layoutInCell="0" allowOverlap="1" wp14:anchorId="04A067D1" wp14:editId="18BB7A5F">
                <wp:simplePos x="0" y="0"/>
                <wp:positionH relativeFrom="column">
                  <wp:posOffset>1691640</wp:posOffset>
                </wp:positionH>
                <wp:positionV relativeFrom="paragraph">
                  <wp:posOffset>537845</wp:posOffset>
                </wp:positionV>
                <wp:extent cx="451485" cy="1005840"/>
                <wp:effectExtent l="0" t="0" r="0" b="0"/>
                <wp:wrapNone/>
                <wp:docPr id="2081" name="Group 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082" name="Freeform 903"/>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 name="Line 904"/>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4" name="Line 905"/>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5" name="Text Box 906"/>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C261095"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067D1" id="Group 902" o:spid="_x0000_s1212" style="position:absolute;margin-left:133.2pt;margin-top:42.35pt;width:35.55pt;height:79.2pt;z-index:251623936"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" o:allowincell="f">
                <v:shape id="Freeform 903" o:spid="_x0000_s1213"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" path="m230,c115,222,,445,2,708v2,263,199,727,240,870e" filled="f">
                  <v:path arrowok="t" o:connecttype="custom" o:connectlocs="230,0;2,708;242,1578" o:connectangles="0,0,0"/>
                </v:shape>
                <v:line id="Line 904" o:spid="_x0000_s1214"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">
                  <o:lock v:ext="edit" shapetype="f"/>
                </v:line>
                <v:line id="Line 905" o:spid="_x0000_s1215"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">
                  <o:lock v:ext="edit" shapetype="f"/>
                </v:line>
                <v:shape id="Text Box 906" o:spid="_x0000_s1216"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" filled="f" stroked="f" strokecolor="red">
                  <v:path arrowok="t"/>
                  <v:textbox>
                    <w:txbxContent>
                      <w:p w14:paraId="0C261095" w14:textId="77777777" w:rsidR="004B179B" w:rsidRDefault="004B179B">
                        <w:pPr>
                          <w:rPr>
                            <w:sz w:val="16"/>
                          </w:rPr>
                        </w:pPr>
                        <w:r>
                          <w:rPr>
                            <w:sz w:val="16"/>
                          </w:rPr>
                          <w:t>south</w:t>
                        </w:r>
                      </w:p>
                    </w:txbxContent>
                  </v:textbox>
                </v:shape>
              </v:group>
            </w:pict>
          </mc:Fallback>
        </mc:AlternateContent>
      </w:r>
      <w:r>
        <w:rPr>
          <w:noProof/>
        </w:rPr>
        <mc:AlternateContent>
          <mc:Choice Requires="wpg">
            <w:drawing>
              <wp:anchor distT="0" distB="0" distL="114300" distR="114300" simplePos="0" relativeHeight="251622912" behindDoc="0" locked="0" layoutInCell="0" allowOverlap="1" wp14:anchorId="6B523FE3" wp14:editId="4D69DC34">
                <wp:simplePos x="0" y="0"/>
                <wp:positionH relativeFrom="column">
                  <wp:posOffset>609600</wp:posOffset>
                </wp:positionH>
                <wp:positionV relativeFrom="paragraph">
                  <wp:posOffset>541655</wp:posOffset>
                </wp:positionV>
                <wp:extent cx="451485" cy="1005840"/>
                <wp:effectExtent l="0" t="0" r="0" b="0"/>
                <wp:wrapNone/>
                <wp:docPr id="2076"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1005840"/>
                          <a:chOff x="2808" y="2376"/>
                          <a:chExt cx="711" cy="1584"/>
                        </a:xfrm>
                      </wpg:grpSpPr>
                      <wps:wsp>
                        <wps:cNvPr id="2077" name="Freeform 898"/>
                        <wps:cNvSpPr>
                          <a:spLocks/>
                        </wps:cNvSpPr>
                        <wps:spPr bwMode="auto">
                          <a:xfrm>
                            <a:off x="3202" y="2376"/>
                            <a:ext cx="242" cy="1578"/>
                          </a:xfrm>
                          <a:custGeom>
                            <a:avLst/>
                            <a:gdLst>
                              <a:gd name="T0" fmla="*/ 230 w 242"/>
                              <a:gd name="T1" fmla="*/ 0 h 1578"/>
                              <a:gd name="T2" fmla="*/ 2 w 242"/>
                              <a:gd name="T3" fmla="*/ 708 h 1578"/>
                              <a:gd name="T4" fmla="*/ 242 w 242"/>
                              <a:gd name="T5" fmla="*/ 1578 h 1578"/>
                            </a:gdLst>
                            <a:ahLst/>
                            <a:cxnLst>
                              <a:cxn ang="0">
                                <a:pos x="T0" y="T1"/>
                              </a:cxn>
                              <a:cxn ang="0">
                                <a:pos x="T2" y="T3"/>
                              </a:cxn>
                              <a:cxn ang="0">
                                <a:pos x="T4" y="T5"/>
                              </a:cxn>
                            </a:cxnLst>
                            <a:rect l="0" t="0" r="r" b="b"/>
                            <a:pathLst>
                              <a:path w="242" h="1578">
                                <a:moveTo>
                                  <a:pt x="230" y="0"/>
                                </a:moveTo>
                                <a:cubicBezTo>
                                  <a:pt x="115" y="222"/>
                                  <a:pt x="0" y="445"/>
                                  <a:pt x="2" y="708"/>
                                </a:cubicBezTo>
                                <a:cubicBezTo>
                                  <a:pt x="4" y="971"/>
                                  <a:pt x="201" y="1435"/>
                                  <a:pt x="242" y="15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 name="Line 899"/>
                        <wps:cNvCnPr>
                          <a:cxnSpLocks/>
                        </wps:cNvCnPr>
                        <wps:spPr bwMode="auto">
                          <a:xfrm>
                            <a:off x="3348" y="3924"/>
                            <a:ext cx="102" cy="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9" name="Line 900"/>
                        <wps:cNvCnPr>
                          <a:cxnSpLocks/>
                        </wps:cNvCnPr>
                        <wps:spPr bwMode="auto">
                          <a:xfrm flipH="1">
                            <a:off x="3444" y="3858"/>
                            <a:ext cx="3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0" name="Text Box 901"/>
                        <wps:cNvSpPr txBox="1">
                          <a:spLocks/>
                        </wps:cNvSpPr>
                        <wps:spPr bwMode="auto">
                          <a:xfrm>
                            <a:off x="2808" y="2940"/>
                            <a:ext cx="71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BA03DBE" w14:textId="77777777" w:rsidR="004B179B" w:rsidRDefault="004B179B">
                              <w:pPr>
                                <w:rPr>
                                  <w:sz w:val="16"/>
                                </w:rPr>
                              </w:pPr>
                              <w:r>
                                <w:rPr>
                                  <w:sz w:val="16"/>
                                </w:rPr>
                                <w:t>south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523FE3" id="Group 897" o:spid="_x0000_s1217" style="position:absolute;margin-left:48pt;margin-top:42.65pt;width:35.55pt;height:79.2pt;z-index:251622912" coordorigin="2808,2376" coordsize="711,1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" o:allowincell="f">
                <v:shape id="Freeform 898" o:spid="_x0000_s1218" style="position:absolute;left:3202;top:2376;width:242;height:1578;visibility:visible;mso-wrap-style:square;v-text-anchor:top" coordsize="242,1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" path="m230,c115,222,,445,2,708v2,263,199,727,240,870e" filled="f">
                  <v:path arrowok="t" o:connecttype="custom" o:connectlocs="230,0;2,708;242,1578" o:connectangles="0,0,0"/>
                </v:shape>
                <v:line id="Line 899" o:spid="_x0000_s1219" style="position:absolute;visibility:visible;mso-wrap-style:square" from="3348,3924" to="3450,3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">
                  <o:lock v:ext="edit" shapetype="f"/>
                </v:line>
                <v:line id="Line 900" o:spid="_x0000_s1220" style="position:absolute;flip:x;visibility:visible;mso-wrap-style:square" from="3444,3858" to="3480,3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">
                  <o:lock v:ext="edit" shapetype="f"/>
                </v:line>
                <v:shape id="Text Box 901" o:spid="_x0000_s1221" type="#_x0000_t202" style="position:absolute;left:2808;top:2940;width:711;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" filled="f" stroked="f" strokecolor="red">
                  <v:path arrowok="t"/>
                  <v:textbox>
                    <w:txbxContent>
                      <w:p w14:paraId="3BA03DBE" w14:textId="77777777" w:rsidR="004B179B" w:rsidRDefault="004B179B">
                        <w:pPr>
                          <w:rPr>
                            <w:sz w:val="16"/>
                          </w:rPr>
                        </w:pPr>
                        <w:r>
                          <w:rPr>
                            <w:sz w:val="16"/>
                          </w:rPr>
                          <w:t>south</w:t>
                        </w:r>
                      </w:p>
                    </w:txbxContent>
                  </v:textbox>
                </v:shape>
              </v:group>
            </w:pict>
          </mc:Fallback>
        </mc:AlternateContent>
      </w:r>
      <w:r>
        <w:rPr>
          <w:noProof/>
        </w:rPr>
        <mc:AlternateContent>
          <mc:Choice Requires="wps">
            <w:drawing>
              <wp:anchor distT="0" distB="0" distL="114300" distR="114300" simplePos="0" relativeHeight="251621888" behindDoc="0" locked="0" layoutInCell="0" allowOverlap="1" wp14:anchorId="71319094" wp14:editId="158467DE">
                <wp:simplePos x="0" y="0"/>
                <wp:positionH relativeFrom="column">
                  <wp:posOffset>1059180</wp:posOffset>
                </wp:positionH>
                <wp:positionV relativeFrom="paragraph">
                  <wp:posOffset>4107815</wp:posOffset>
                </wp:positionV>
                <wp:extent cx="451485" cy="205740"/>
                <wp:effectExtent l="0" t="0" r="0" b="0"/>
                <wp:wrapNone/>
                <wp:docPr id="2075"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B9A65F1"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19094" id="Text Box 896" o:spid="_x0000_s1222" type="#_x0000_t202" style="position:absolute;margin-left:83.4pt;margin-top:323.45pt;width:35.55pt;height:16.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" o:allowincell="f" filled="f" stroked="f" strokecolor="red">
                <v:path arrowok="t"/>
                <v:textbox>
                  <w:txbxContent>
                    <w:p w14:paraId="3B9A65F1"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20864" behindDoc="0" locked="0" layoutInCell="0" allowOverlap="1" wp14:anchorId="13916AEB" wp14:editId="4CBF86D9">
                <wp:simplePos x="0" y="0"/>
                <wp:positionH relativeFrom="column">
                  <wp:posOffset>1090930</wp:posOffset>
                </wp:positionH>
                <wp:positionV relativeFrom="paragraph">
                  <wp:posOffset>3764915</wp:posOffset>
                </wp:positionV>
                <wp:extent cx="63500" cy="33020"/>
                <wp:effectExtent l="0" t="0" r="0" b="5080"/>
                <wp:wrapNone/>
                <wp:docPr id="2074"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C8839" id="Line 895"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296.45pt" to="90.9pt,2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" o:allowincell="f">
                <o:lock v:ext="edit" shapetype="f"/>
              </v:line>
            </w:pict>
          </mc:Fallback>
        </mc:AlternateContent>
      </w:r>
      <w:r>
        <w:rPr>
          <w:noProof/>
        </w:rPr>
        <mc:AlternateContent>
          <mc:Choice Requires="wps">
            <w:drawing>
              <wp:anchor distT="0" distB="0" distL="114300" distR="114300" simplePos="0" relativeHeight="251619840" behindDoc="0" locked="0" layoutInCell="0" allowOverlap="1" wp14:anchorId="6AA505A0" wp14:editId="57D5C050">
                <wp:simplePos x="0" y="0"/>
                <wp:positionH relativeFrom="column">
                  <wp:posOffset>1059180</wp:posOffset>
                </wp:positionH>
                <wp:positionV relativeFrom="paragraph">
                  <wp:posOffset>3764915</wp:posOffset>
                </wp:positionV>
                <wp:extent cx="208280" cy="987425"/>
                <wp:effectExtent l="0" t="0" r="0" b="3175"/>
                <wp:wrapNone/>
                <wp:docPr id="2073" name="Freeform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F2D8E" id="Freeform 894" o:spid="_x0000_s1026" style="position:absolute;margin-left:83.4pt;margin-top:296.45pt;width:16.4pt;height:77.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18816" behindDoc="0" locked="0" layoutInCell="0" allowOverlap="1" wp14:anchorId="3E3F9A33" wp14:editId="290B67E7">
                <wp:simplePos x="0" y="0"/>
                <wp:positionH relativeFrom="column">
                  <wp:posOffset>2152650</wp:posOffset>
                </wp:positionH>
                <wp:positionV relativeFrom="paragraph">
                  <wp:posOffset>4107815</wp:posOffset>
                </wp:positionV>
                <wp:extent cx="451485" cy="205740"/>
                <wp:effectExtent l="0" t="0" r="0" b="0"/>
                <wp:wrapNone/>
                <wp:docPr id="2072"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32363F7"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9A33" id="Text Box 893" o:spid="_x0000_s1223" type="#_x0000_t202" style="position:absolute;margin-left:169.5pt;margin-top:323.45pt;width:35.55pt;height:16.2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" o:allowincell="f" filled="f" stroked="f" strokecolor="red">
                <v:path arrowok="t"/>
                <v:textbox>
                  <w:txbxContent>
                    <w:p w14:paraId="632363F7"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17792" behindDoc="0" locked="0" layoutInCell="0" allowOverlap="1" wp14:anchorId="359DC66F" wp14:editId="00D26F0A">
                <wp:simplePos x="0" y="0"/>
                <wp:positionH relativeFrom="column">
                  <wp:posOffset>2184400</wp:posOffset>
                </wp:positionH>
                <wp:positionV relativeFrom="paragraph">
                  <wp:posOffset>3764915</wp:posOffset>
                </wp:positionV>
                <wp:extent cx="63500" cy="33020"/>
                <wp:effectExtent l="0" t="0" r="0" b="5080"/>
                <wp:wrapNone/>
                <wp:docPr id="2071" name="Lin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754C2" id="Line 892"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296.45pt" to="177pt,2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616768" behindDoc="0" locked="0" layoutInCell="0" allowOverlap="1" wp14:anchorId="23FA7687" wp14:editId="5AA1CCBE">
                <wp:simplePos x="0" y="0"/>
                <wp:positionH relativeFrom="column">
                  <wp:posOffset>2152650</wp:posOffset>
                </wp:positionH>
                <wp:positionV relativeFrom="paragraph">
                  <wp:posOffset>3764915</wp:posOffset>
                </wp:positionV>
                <wp:extent cx="208280" cy="987425"/>
                <wp:effectExtent l="0" t="0" r="0" b="3175"/>
                <wp:wrapNone/>
                <wp:docPr id="2070" name="Freeform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8584E" id="Freeform 891" o:spid="_x0000_s1026" style="position:absolute;margin-left:169.5pt;margin-top:296.45pt;width:16.4pt;height:77.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15744" behindDoc="0" locked="0" layoutInCell="0" allowOverlap="1" wp14:anchorId="0C38871B" wp14:editId="6FA3CC28">
                <wp:simplePos x="0" y="0"/>
                <wp:positionH relativeFrom="column">
                  <wp:posOffset>5351780</wp:posOffset>
                </wp:positionH>
                <wp:positionV relativeFrom="paragraph">
                  <wp:posOffset>4107815</wp:posOffset>
                </wp:positionV>
                <wp:extent cx="451485" cy="205740"/>
                <wp:effectExtent l="0" t="0" r="0" b="0"/>
                <wp:wrapNone/>
                <wp:docPr id="206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A51CFA8"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8871B" id="Text Box 890" o:spid="_x0000_s1224" type="#_x0000_t202" style="position:absolute;margin-left:421.4pt;margin-top:323.45pt;width:35.55pt;height:16.2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" o:allowincell="f" filled="f" stroked="f" strokecolor="red">
                <v:path arrowok="t"/>
                <v:textbox>
                  <w:txbxContent>
                    <w:p w14:paraId="3A51CFA8"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14720" behindDoc="0" locked="0" layoutInCell="0" allowOverlap="1" wp14:anchorId="79DC00F4" wp14:editId="081D9C89">
                <wp:simplePos x="0" y="0"/>
                <wp:positionH relativeFrom="column">
                  <wp:posOffset>5383530</wp:posOffset>
                </wp:positionH>
                <wp:positionV relativeFrom="paragraph">
                  <wp:posOffset>3764915</wp:posOffset>
                </wp:positionV>
                <wp:extent cx="63500" cy="33020"/>
                <wp:effectExtent l="0" t="0" r="0" b="5080"/>
                <wp:wrapNone/>
                <wp:docPr id="2068" name="Lin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FB256" id="Line 889"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9pt,296.45pt" to="428.9pt,2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613696" behindDoc="0" locked="0" layoutInCell="0" allowOverlap="1" wp14:anchorId="730AEC0A" wp14:editId="050E2549">
                <wp:simplePos x="0" y="0"/>
                <wp:positionH relativeFrom="column">
                  <wp:posOffset>5351780</wp:posOffset>
                </wp:positionH>
                <wp:positionV relativeFrom="paragraph">
                  <wp:posOffset>3764915</wp:posOffset>
                </wp:positionV>
                <wp:extent cx="208280" cy="987425"/>
                <wp:effectExtent l="0" t="0" r="0" b="3175"/>
                <wp:wrapNone/>
                <wp:docPr id="2067" name="Freeform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51793" id="Freeform 888" o:spid="_x0000_s1026" style="position:absolute;margin-left:421.4pt;margin-top:296.45pt;width:16.4pt;height:77.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12672" behindDoc="0" locked="0" layoutInCell="0" allowOverlap="1" wp14:anchorId="0AB91958" wp14:editId="7A0E04CE">
                <wp:simplePos x="0" y="0"/>
                <wp:positionH relativeFrom="column">
                  <wp:posOffset>4279900</wp:posOffset>
                </wp:positionH>
                <wp:positionV relativeFrom="paragraph">
                  <wp:posOffset>4107815</wp:posOffset>
                </wp:positionV>
                <wp:extent cx="451485" cy="205740"/>
                <wp:effectExtent l="0" t="0" r="0" b="0"/>
                <wp:wrapNone/>
                <wp:docPr id="2066"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B560FB0"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91958" id="Text Box 887" o:spid="_x0000_s1225" type="#_x0000_t202" style="position:absolute;margin-left:337pt;margin-top:323.45pt;width:35.55pt;height:16.2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" o:allowincell="f" filled="f" stroked="f" strokecolor="red">
                <v:path arrowok="t"/>
                <v:textbox>
                  <w:txbxContent>
                    <w:p w14:paraId="3B560FB0"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11648" behindDoc="0" locked="0" layoutInCell="0" allowOverlap="1" wp14:anchorId="06DB49C0" wp14:editId="25A9086B">
                <wp:simplePos x="0" y="0"/>
                <wp:positionH relativeFrom="column">
                  <wp:posOffset>4311650</wp:posOffset>
                </wp:positionH>
                <wp:positionV relativeFrom="paragraph">
                  <wp:posOffset>3752215</wp:posOffset>
                </wp:positionV>
                <wp:extent cx="78105" cy="45720"/>
                <wp:effectExtent l="0" t="0" r="10795" b="5080"/>
                <wp:wrapNone/>
                <wp:docPr id="2065" name="Lin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05"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5ACA9" id="Line 88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295.45pt" to="345.65pt,2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" o:allowincell="f">
                <o:lock v:ext="edit" shapetype="f"/>
              </v:line>
            </w:pict>
          </mc:Fallback>
        </mc:AlternateContent>
      </w:r>
      <w:r>
        <w:rPr>
          <w:noProof/>
        </w:rPr>
        <mc:AlternateContent>
          <mc:Choice Requires="wps">
            <w:drawing>
              <wp:anchor distT="0" distB="0" distL="114300" distR="114300" simplePos="0" relativeHeight="251610624" behindDoc="0" locked="0" layoutInCell="0" allowOverlap="1" wp14:anchorId="60B4B727" wp14:editId="0FE33B8C">
                <wp:simplePos x="0" y="0"/>
                <wp:positionH relativeFrom="column">
                  <wp:posOffset>4311650</wp:posOffset>
                </wp:positionH>
                <wp:positionV relativeFrom="paragraph">
                  <wp:posOffset>3764915</wp:posOffset>
                </wp:positionV>
                <wp:extent cx="208280" cy="987425"/>
                <wp:effectExtent l="0" t="0" r="0" b="3175"/>
                <wp:wrapNone/>
                <wp:docPr id="2064" name="Freeform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673DF" id="Freeform 885" o:spid="_x0000_s1026" style="position:absolute;margin-left:339.5pt;margin-top:296.45pt;width:16.4pt;height:77.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09600" behindDoc="0" locked="0" layoutInCell="0" allowOverlap="1" wp14:anchorId="1B701E50" wp14:editId="37479C3C">
                <wp:simplePos x="0" y="0"/>
                <wp:positionH relativeFrom="column">
                  <wp:posOffset>3215640</wp:posOffset>
                </wp:positionH>
                <wp:positionV relativeFrom="paragraph">
                  <wp:posOffset>4107815</wp:posOffset>
                </wp:positionV>
                <wp:extent cx="451485" cy="205740"/>
                <wp:effectExtent l="0" t="0" r="0" b="0"/>
                <wp:wrapNone/>
                <wp:docPr id="2063"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B00E5EB"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01E50" id="Text Box 884" o:spid="_x0000_s1226" type="#_x0000_t202" style="position:absolute;margin-left:253.2pt;margin-top:323.45pt;width:35.55pt;height:16.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" o:allowincell="f" filled="f" stroked="f" strokecolor="red">
                <v:path arrowok="t"/>
                <v:textbox>
                  <w:txbxContent>
                    <w:p w14:paraId="1B00E5EB"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08576" behindDoc="0" locked="0" layoutInCell="0" allowOverlap="1" wp14:anchorId="514173FA" wp14:editId="570B10EA">
                <wp:simplePos x="0" y="0"/>
                <wp:positionH relativeFrom="column">
                  <wp:posOffset>3247390</wp:posOffset>
                </wp:positionH>
                <wp:positionV relativeFrom="paragraph">
                  <wp:posOffset>3764915</wp:posOffset>
                </wp:positionV>
                <wp:extent cx="63500" cy="33020"/>
                <wp:effectExtent l="0" t="0" r="0" b="5080"/>
                <wp:wrapNone/>
                <wp:docPr id="2062"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515A4" id="Line 883"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296.45pt" to="260.7pt,2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" o:allowincell="f">
                <o:lock v:ext="edit" shapetype="f"/>
              </v:line>
            </w:pict>
          </mc:Fallback>
        </mc:AlternateContent>
      </w:r>
      <w:r>
        <w:rPr>
          <w:noProof/>
        </w:rPr>
        <mc:AlternateContent>
          <mc:Choice Requires="wps">
            <w:drawing>
              <wp:anchor distT="0" distB="0" distL="114300" distR="114300" simplePos="0" relativeHeight="251607552" behindDoc="0" locked="0" layoutInCell="0" allowOverlap="1" wp14:anchorId="5E94CBB4" wp14:editId="0D57AB69">
                <wp:simplePos x="0" y="0"/>
                <wp:positionH relativeFrom="column">
                  <wp:posOffset>3215640</wp:posOffset>
                </wp:positionH>
                <wp:positionV relativeFrom="paragraph">
                  <wp:posOffset>3764915</wp:posOffset>
                </wp:positionV>
                <wp:extent cx="208280" cy="987425"/>
                <wp:effectExtent l="0" t="0" r="0" b="3175"/>
                <wp:wrapNone/>
                <wp:docPr id="2061" name="Freeform 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D8127" id="Freeform 882" o:spid="_x0000_s1026" style="position:absolute;margin-left:253.2pt;margin-top:296.45pt;width:16.4pt;height:77.7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06528" behindDoc="0" locked="0" layoutInCell="0" allowOverlap="1" wp14:anchorId="775787A6" wp14:editId="73FBE775">
                <wp:simplePos x="0" y="0"/>
                <wp:positionH relativeFrom="column">
                  <wp:posOffset>2152650</wp:posOffset>
                </wp:positionH>
                <wp:positionV relativeFrom="paragraph">
                  <wp:posOffset>1956435</wp:posOffset>
                </wp:positionV>
                <wp:extent cx="451485" cy="205740"/>
                <wp:effectExtent l="0" t="0" r="0" b="0"/>
                <wp:wrapNone/>
                <wp:docPr id="2060"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FAEAA29"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7A6" id="Text Box 881" o:spid="_x0000_s1227" type="#_x0000_t202" style="position:absolute;margin-left:169.5pt;margin-top:154.05pt;width:35.55pt;height:16.2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" o:allowincell="f" filled="f" stroked="f" strokecolor="red">
                <v:path arrowok="t"/>
                <v:textbox>
                  <w:txbxContent>
                    <w:p w14:paraId="4FAEAA29"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05504" behindDoc="0" locked="0" layoutInCell="0" allowOverlap="1" wp14:anchorId="21EB72F6" wp14:editId="60A5F9CB">
                <wp:simplePos x="0" y="0"/>
                <wp:positionH relativeFrom="column">
                  <wp:posOffset>2184400</wp:posOffset>
                </wp:positionH>
                <wp:positionV relativeFrom="paragraph">
                  <wp:posOffset>1613535</wp:posOffset>
                </wp:positionV>
                <wp:extent cx="63500" cy="33020"/>
                <wp:effectExtent l="0" t="0" r="0" b="5080"/>
                <wp:wrapNone/>
                <wp:docPr id="2059"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E5C7F" id="Line 880"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7.05pt" to="177pt,1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" o:allowincell="f">
                <o:lock v:ext="edit" shapetype="f"/>
              </v:line>
            </w:pict>
          </mc:Fallback>
        </mc:AlternateContent>
      </w:r>
      <w:r>
        <w:rPr>
          <w:noProof/>
        </w:rPr>
        <mc:AlternateContent>
          <mc:Choice Requires="wps">
            <w:drawing>
              <wp:anchor distT="0" distB="0" distL="114300" distR="114300" simplePos="0" relativeHeight="251604480" behindDoc="0" locked="0" layoutInCell="0" allowOverlap="1" wp14:anchorId="5A6CC3F3" wp14:editId="19A62E00">
                <wp:simplePos x="0" y="0"/>
                <wp:positionH relativeFrom="column">
                  <wp:posOffset>2152650</wp:posOffset>
                </wp:positionH>
                <wp:positionV relativeFrom="paragraph">
                  <wp:posOffset>1613535</wp:posOffset>
                </wp:positionV>
                <wp:extent cx="208280" cy="987425"/>
                <wp:effectExtent l="0" t="0" r="0" b="3175"/>
                <wp:wrapNone/>
                <wp:docPr id="2058" name="Freeform 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212E7" id="Freeform 879" o:spid="_x0000_s1026" style="position:absolute;margin-left:169.5pt;margin-top:127.05pt;width:16.4pt;height:77.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03456" behindDoc="0" locked="0" layoutInCell="0" allowOverlap="1" wp14:anchorId="173F7EFC" wp14:editId="79F739DF">
                <wp:simplePos x="0" y="0"/>
                <wp:positionH relativeFrom="column">
                  <wp:posOffset>5351780</wp:posOffset>
                </wp:positionH>
                <wp:positionV relativeFrom="paragraph">
                  <wp:posOffset>1956435</wp:posOffset>
                </wp:positionV>
                <wp:extent cx="451485" cy="205740"/>
                <wp:effectExtent l="0" t="0" r="0" b="0"/>
                <wp:wrapNone/>
                <wp:docPr id="205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B94078B"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F7EFC" id="Text Box 878" o:spid="_x0000_s1228" type="#_x0000_t202" style="position:absolute;margin-left:421.4pt;margin-top:154.05pt;width:35.55pt;height:16.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" o:allowincell="f" filled="f" stroked="f" strokecolor="red">
                <v:path arrowok="t"/>
                <v:textbox>
                  <w:txbxContent>
                    <w:p w14:paraId="1B94078B"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602432" behindDoc="0" locked="0" layoutInCell="0" allowOverlap="1" wp14:anchorId="1C742649" wp14:editId="2EED852E">
                <wp:simplePos x="0" y="0"/>
                <wp:positionH relativeFrom="column">
                  <wp:posOffset>5383530</wp:posOffset>
                </wp:positionH>
                <wp:positionV relativeFrom="paragraph">
                  <wp:posOffset>1613535</wp:posOffset>
                </wp:positionV>
                <wp:extent cx="63500" cy="33020"/>
                <wp:effectExtent l="0" t="0" r="0" b="5080"/>
                <wp:wrapNone/>
                <wp:docPr id="2056"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77552" id="Line 87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9pt,127.05pt" to="428.9pt,1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601408" behindDoc="0" locked="0" layoutInCell="0" allowOverlap="1" wp14:anchorId="691AF433" wp14:editId="4A173519">
                <wp:simplePos x="0" y="0"/>
                <wp:positionH relativeFrom="column">
                  <wp:posOffset>5351780</wp:posOffset>
                </wp:positionH>
                <wp:positionV relativeFrom="paragraph">
                  <wp:posOffset>1613535</wp:posOffset>
                </wp:positionV>
                <wp:extent cx="208280" cy="987425"/>
                <wp:effectExtent l="0" t="0" r="0" b="3175"/>
                <wp:wrapNone/>
                <wp:docPr id="2055" name="Freeform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09FF2" id="Freeform 876" o:spid="_x0000_s1026" style="position:absolute;margin-left:421.4pt;margin-top:127.05pt;width:16.4pt;height:77.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600384" behindDoc="0" locked="0" layoutInCell="0" allowOverlap="1" wp14:anchorId="775CE17C" wp14:editId="41435758">
                <wp:simplePos x="0" y="0"/>
                <wp:positionH relativeFrom="column">
                  <wp:posOffset>4279900</wp:posOffset>
                </wp:positionH>
                <wp:positionV relativeFrom="paragraph">
                  <wp:posOffset>1956435</wp:posOffset>
                </wp:positionV>
                <wp:extent cx="451485" cy="205740"/>
                <wp:effectExtent l="0" t="0" r="0" b="0"/>
                <wp:wrapNone/>
                <wp:docPr id="2054"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972B045"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CE17C" id="Text Box 875" o:spid="_x0000_s1229" type="#_x0000_t202" style="position:absolute;margin-left:337pt;margin-top:154.05pt;width:35.55pt;height:16.2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" o:allowincell="f" filled="f" stroked="f" strokecolor="red">
                <v:path arrowok="t"/>
                <v:textbox>
                  <w:txbxContent>
                    <w:p w14:paraId="1972B045"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99360" behindDoc="0" locked="0" layoutInCell="0" allowOverlap="1" wp14:anchorId="4F7AAA34" wp14:editId="2FE06190">
                <wp:simplePos x="0" y="0"/>
                <wp:positionH relativeFrom="column">
                  <wp:posOffset>4326255</wp:posOffset>
                </wp:positionH>
                <wp:positionV relativeFrom="paragraph">
                  <wp:posOffset>1588135</wp:posOffset>
                </wp:positionV>
                <wp:extent cx="78105" cy="45720"/>
                <wp:effectExtent l="0" t="0" r="10795" b="5080"/>
                <wp:wrapNone/>
                <wp:docPr id="2053"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05"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AAFC1" id="Line 874"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65pt,125.05pt" to="346.8pt,12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598336" behindDoc="0" locked="0" layoutInCell="0" allowOverlap="1" wp14:anchorId="4E0B8E87" wp14:editId="2C67BA3E">
                <wp:simplePos x="0" y="0"/>
                <wp:positionH relativeFrom="column">
                  <wp:posOffset>4311650</wp:posOffset>
                </wp:positionH>
                <wp:positionV relativeFrom="paragraph">
                  <wp:posOffset>1613535</wp:posOffset>
                </wp:positionV>
                <wp:extent cx="208280" cy="987425"/>
                <wp:effectExtent l="0" t="0" r="0" b="3175"/>
                <wp:wrapNone/>
                <wp:docPr id="2052" name="Freeform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235C7" id="Freeform 873" o:spid="_x0000_s1026" style="position:absolute;margin-left:339.5pt;margin-top:127.05pt;width:16.4pt;height:77.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97312" behindDoc="0" locked="0" layoutInCell="0" allowOverlap="1" wp14:anchorId="2260B744" wp14:editId="73635DE7">
                <wp:simplePos x="0" y="0"/>
                <wp:positionH relativeFrom="column">
                  <wp:posOffset>3215640</wp:posOffset>
                </wp:positionH>
                <wp:positionV relativeFrom="paragraph">
                  <wp:posOffset>1956435</wp:posOffset>
                </wp:positionV>
                <wp:extent cx="451485" cy="205740"/>
                <wp:effectExtent l="0" t="0" r="0" b="0"/>
                <wp:wrapNone/>
                <wp:docPr id="2051"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76B1BF9"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0B744" id="Text Box 872" o:spid="_x0000_s1230" type="#_x0000_t202" style="position:absolute;margin-left:253.2pt;margin-top:154.05pt;width:35.55pt;height:16.2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" o:allowincell="f" filled="f" stroked="f" strokecolor="red">
                <v:path arrowok="t"/>
                <v:textbox>
                  <w:txbxContent>
                    <w:p w14:paraId="576B1BF9"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96288" behindDoc="0" locked="0" layoutInCell="0" allowOverlap="1" wp14:anchorId="46165B95" wp14:editId="62C435EC">
                <wp:simplePos x="0" y="0"/>
                <wp:positionH relativeFrom="column">
                  <wp:posOffset>3247390</wp:posOffset>
                </wp:positionH>
                <wp:positionV relativeFrom="paragraph">
                  <wp:posOffset>1613535</wp:posOffset>
                </wp:positionV>
                <wp:extent cx="63500" cy="33020"/>
                <wp:effectExtent l="0" t="0" r="0" b="5080"/>
                <wp:wrapNone/>
                <wp:docPr id="2050"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81A26" id="Line 871"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127.05pt" to="260.7pt,1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" o:allowincell="f">
                <o:lock v:ext="edit" shapetype="f"/>
              </v:line>
            </w:pict>
          </mc:Fallback>
        </mc:AlternateContent>
      </w:r>
      <w:r>
        <w:rPr>
          <w:noProof/>
        </w:rPr>
        <mc:AlternateContent>
          <mc:Choice Requires="wps">
            <w:drawing>
              <wp:anchor distT="0" distB="0" distL="114300" distR="114300" simplePos="0" relativeHeight="251595264" behindDoc="0" locked="0" layoutInCell="0" allowOverlap="1" wp14:anchorId="1C5593ED" wp14:editId="1A18A1DF">
                <wp:simplePos x="0" y="0"/>
                <wp:positionH relativeFrom="column">
                  <wp:posOffset>3215640</wp:posOffset>
                </wp:positionH>
                <wp:positionV relativeFrom="paragraph">
                  <wp:posOffset>1613535</wp:posOffset>
                </wp:positionV>
                <wp:extent cx="208280" cy="987425"/>
                <wp:effectExtent l="0" t="0" r="0" b="3175"/>
                <wp:wrapNone/>
                <wp:docPr id="2049" name="Freeform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5E2C0" id="Freeform 870" o:spid="_x0000_s1026" style="position:absolute;margin-left:253.2pt;margin-top:127.05pt;width:16.4pt;height:77.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94240" behindDoc="0" locked="0" layoutInCell="0" allowOverlap="1" wp14:anchorId="3E06B962" wp14:editId="2302C87C">
                <wp:simplePos x="0" y="0"/>
                <wp:positionH relativeFrom="column">
                  <wp:posOffset>1059180</wp:posOffset>
                </wp:positionH>
                <wp:positionV relativeFrom="paragraph">
                  <wp:posOffset>880745</wp:posOffset>
                </wp:positionV>
                <wp:extent cx="451485" cy="205740"/>
                <wp:effectExtent l="0" t="0" r="0" b="0"/>
                <wp:wrapNone/>
                <wp:docPr id="2048"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CDC0485"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6B962" id="Text Box 869" o:spid="_x0000_s1231" type="#_x0000_t202" style="position:absolute;margin-left:83.4pt;margin-top:69.35pt;width:35.55pt;height:16.2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" o:allowincell="f" filled="f" stroked="f" strokecolor="red">
                <v:path arrowok="t"/>
                <v:textbox>
                  <w:txbxContent>
                    <w:p w14:paraId="4CDC0485"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93216" behindDoc="0" locked="0" layoutInCell="0" allowOverlap="1" wp14:anchorId="3CD1F565" wp14:editId="5DBFEDF2">
                <wp:simplePos x="0" y="0"/>
                <wp:positionH relativeFrom="column">
                  <wp:posOffset>1090930</wp:posOffset>
                </wp:positionH>
                <wp:positionV relativeFrom="paragraph">
                  <wp:posOffset>537845</wp:posOffset>
                </wp:positionV>
                <wp:extent cx="63500" cy="33020"/>
                <wp:effectExtent l="0" t="0" r="0" b="5080"/>
                <wp:wrapNone/>
                <wp:docPr id="2047"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72920" id="Line 86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42.35pt" to="90.9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" o:allowincell="f">
                <o:lock v:ext="edit" shapetype="f"/>
              </v:line>
            </w:pict>
          </mc:Fallback>
        </mc:AlternateContent>
      </w:r>
      <w:r>
        <w:rPr>
          <w:noProof/>
        </w:rPr>
        <mc:AlternateContent>
          <mc:Choice Requires="wps">
            <w:drawing>
              <wp:anchor distT="0" distB="0" distL="114300" distR="114300" simplePos="0" relativeHeight="251592192" behindDoc="0" locked="0" layoutInCell="0" allowOverlap="1" wp14:anchorId="271836FB" wp14:editId="6701FB65">
                <wp:simplePos x="0" y="0"/>
                <wp:positionH relativeFrom="column">
                  <wp:posOffset>1059180</wp:posOffset>
                </wp:positionH>
                <wp:positionV relativeFrom="paragraph">
                  <wp:posOffset>537845</wp:posOffset>
                </wp:positionV>
                <wp:extent cx="208280" cy="987425"/>
                <wp:effectExtent l="0" t="0" r="0" b="3175"/>
                <wp:wrapNone/>
                <wp:docPr id="2046" name="Freeform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EB2AD" id="Freeform 867" o:spid="_x0000_s1026" style="position:absolute;margin-left:83.4pt;margin-top:42.35pt;width:16.4pt;height:77.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91168" behindDoc="0" locked="0" layoutInCell="0" allowOverlap="1" wp14:anchorId="52164515" wp14:editId="3B6505FB">
                <wp:simplePos x="0" y="0"/>
                <wp:positionH relativeFrom="column">
                  <wp:posOffset>2152650</wp:posOffset>
                </wp:positionH>
                <wp:positionV relativeFrom="paragraph">
                  <wp:posOffset>880745</wp:posOffset>
                </wp:positionV>
                <wp:extent cx="451485" cy="205740"/>
                <wp:effectExtent l="0" t="0" r="0" b="0"/>
                <wp:wrapNone/>
                <wp:docPr id="2045"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530F54C"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4515" id="Text Box 866" o:spid="_x0000_s1232" type="#_x0000_t202" style="position:absolute;margin-left:169.5pt;margin-top:69.35pt;width:35.55pt;height:16.2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" o:allowincell="f" filled="f" stroked="f" strokecolor="red">
                <v:path arrowok="t"/>
                <v:textbox>
                  <w:txbxContent>
                    <w:p w14:paraId="1530F54C"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90144" behindDoc="0" locked="0" layoutInCell="0" allowOverlap="1" wp14:anchorId="2DA32F5F" wp14:editId="685D2A66">
                <wp:simplePos x="0" y="0"/>
                <wp:positionH relativeFrom="column">
                  <wp:posOffset>2184400</wp:posOffset>
                </wp:positionH>
                <wp:positionV relativeFrom="paragraph">
                  <wp:posOffset>537845</wp:posOffset>
                </wp:positionV>
                <wp:extent cx="63500" cy="33020"/>
                <wp:effectExtent l="0" t="0" r="0" b="5080"/>
                <wp:wrapNone/>
                <wp:docPr id="2044" name="Lin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58CF9" id="Line 865"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42.35pt" to="177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" o:allowincell="f">
                <o:lock v:ext="edit" shapetype="f"/>
              </v:line>
            </w:pict>
          </mc:Fallback>
        </mc:AlternateContent>
      </w:r>
      <w:r>
        <w:rPr>
          <w:noProof/>
        </w:rPr>
        <mc:AlternateContent>
          <mc:Choice Requires="wps">
            <w:drawing>
              <wp:anchor distT="0" distB="0" distL="114300" distR="114300" simplePos="0" relativeHeight="251589120" behindDoc="0" locked="0" layoutInCell="0" allowOverlap="1" wp14:anchorId="5930718E" wp14:editId="32814102">
                <wp:simplePos x="0" y="0"/>
                <wp:positionH relativeFrom="column">
                  <wp:posOffset>2152650</wp:posOffset>
                </wp:positionH>
                <wp:positionV relativeFrom="paragraph">
                  <wp:posOffset>537845</wp:posOffset>
                </wp:positionV>
                <wp:extent cx="208280" cy="987425"/>
                <wp:effectExtent l="0" t="0" r="0" b="3175"/>
                <wp:wrapNone/>
                <wp:docPr id="2043" name="Freeform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4F5C6" id="Freeform 864" o:spid="_x0000_s1026" style="position:absolute;margin-left:169.5pt;margin-top:42.35pt;width:16.4pt;height:77.7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88096" behindDoc="0" locked="0" layoutInCell="0" allowOverlap="1" wp14:anchorId="23A7BD33" wp14:editId="75120E56">
                <wp:simplePos x="0" y="0"/>
                <wp:positionH relativeFrom="column">
                  <wp:posOffset>5351780</wp:posOffset>
                </wp:positionH>
                <wp:positionV relativeFrom="paragraph">
                  <wp:posOffset>880745</wp:posOffset>
                </wp:positionV>
                <wp:extent cx="451485" cy="205740"/>
                <wp:effectExtent l="0" t="0" r="0" b="0"/>
                <wp:wrapNone/>
                <wp:docPr id="2042"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88EE10C"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7BD33" id="Text Box 863" o:spid="_x0000_s1233" type="#_x0000_t202" style="position:absolute;margin-left:421.4pt;margin-top:69.35pt;width:35.55pt;height:16.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" o:allowincell="f" filled="f" stroked="f" strokecolor="red">
                <v:path arrowok="t"/>
                <v:textbox>
                  <w:txbxContent>
                    <w:p w14:paraId="188EE10C"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87072" behindDoc="0" locked="0" layoutInCell="0" allowOverlap="1" wp14:anchorId="50BCFE04" wp14:editId="7D69B432">
                <wp:simplePos x="0" y="0"/>
                <wp:positionH relativeFrom="column">
                  <wp:posOffset>5383530</wp:posOffset>
                </wp:positionH>
                <wp:positionV relativeFrom="paragraph">
                  <wp:posOffset>537845</wp:posOffset>
                </wp:positionV>
                <wp:extent cx="63500" cy="33020"/>
                <wp:effectExtent l="0" t="0" r="0" b="5080"/>
                <wp:wrapNone/>
                <wp:docPr id="2041"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B10C" id="Line 862"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9pt,42.35pt" to="428.9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" o:allowincell="f">
                <o:lock v:ext="edit" shapetype="f"/>
              </v:line>
            </w:pict>
          </mc:Fallback>
        </mc:AlternateContent>
      </w:r>
      <w:r>
        <w:rPr>
          <w:noProof/>
        </w:rPr>
        <mc:AlternateContent>
          <mc:Choice Requires="wps">
            <w:drawing>
              <wp:anchor distT="0" distB="0" distL="114300" distR="114300" simplePos="0" relativeHeight="251586048" behindDoc="0" locked="0" layoutInCell="0" allowOverlap="1" wp14:anchorId="5B32CCB6" wp14:editId="46E44732">
                <wp:simplePos x="0" y="0"/>
                <wp:positionH relativeFrom="column">
                  <wp:posOffset>5351780</wp:posOffset>
                </wp:positionH>
                <wp:positionV relativeFrom="paragraph">
                  <wp:posOffset>537845</wp:posOffset>
                </wp:positionV>
                <wp:extent cx="208280" cy="987425"/>
                <wp:effectExtent l="0" t="0" r="0" b="3175"/>
                <wp:wrapNone/>
                <wp:docPr id="2040" name="Freeform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0A482" id="Freeform 861" o:spid="_x0000_s1026" style="position:absolute;margin-left:421.4pt;margin-top:42.35pt;width:16.4pt;height:77.7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85024" behindDoc="0" locked="0" layoutInCell="0" allowOverlap="1" wp14:anchorId="3E8C2447" wp14:editId="21588CD7">
                <wp:simplePos x="0" y="0"/>
                <wp:positionH relativeFrom="column">
                  <wp:posOffset>4279900</wp:posOffset>
                </wp:positionH>
                <wp:positionV relativeFrom="paragraph">
                  <wp:posOffset>880745</wp:posOffset>
                </wp:positionV>
                <wp:extent cx="451485" cy="205740"/>
                <wp:effectExtent l="0" t="0" r="0" b="0"/>
                <wp:wrapNone/>
                <wp:docPr id="2039"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C205230"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C2447" id="Text Box 860" o:spid="_x0000_s1234" type="#_x0000_t202" style="position:absolute;margin-left:337pt;margin-top:69.35pt;width:35.55pt;height:16.2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" o:allowincell="f" filled="f" stroked="f" strokecolor="red">
                <v:path arrowok="t"/>
                <v:textbox>
                  <w:txbxContent>
                    <w:p w14:paraId="3C205230"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84000" behindDoc="0" locked="0" layoutInCell="0" allowOverlap="1" wp14:anchorId="5D1FCDCC" wp14:editId="28270612">
                <wp:simplePos x="0" y="0"/>
                <wp:positionH relativeFrom="column">
                  <wp:posOffset>4311650</wp:posOffset>
                </wp:positionH>
                <wp:positionV relativeFrom="paragraph">
                  <wp:posOffset>525145</wp:posOffset>
                </wp:positionV>
                <wp:extent cx="78105" cy="45720"/>
                <wp:effectExtent l="0" t="0" r="10795" b="5080"/>
                <wp:wrapNone/>
                <wp:docPr id="2038"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05"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DD1CB" id="Line 859"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41.35pt" to="345.65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582976" behindDoc="0" locked="0" layoutInCell="0" allowOverlap="1" wp14:anchorId="7C2096C9" wp14:editId="09458A58">
                <wp:simplePos x="0" y="0"/>
                <wp:positionH relativeFrom="column">
                  <wp:posOffset>4311650</wp:posOffset>
                </wp:positionH>
                <wp:positionV relativeFrom="paragraph">
                  <wp:posOffset>537845</wp:posOffset>
                </wp:positionV>
                <wp:extent cx="208280" cy="987425"/>
                <wp:effectExtent l="0" t="0" r="0" b="3175"/>
                <wp:wrapNone/>
                <wp:docPr id="2037" name="Freeform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7FE52" id="Freeform 858" o:spid="_x0000_s1026" style="position:absolute;margin-left:339.5pt;margin-top:42.35pt;width:16.4pt;height:77.7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81952" behindDoc="0" locked="0" layoutInCell="0" allowOverlap="1" wp14:anchorId="4BD9060B" wp14:editId="5FC9B70D">
                <wp:simplePos x="0" y="0"/>
                <wp:positionH relativeFrom="column">
                  <wp:posOffset>3215640</wp:posOffset>
                </wp:positionH>
                <wp:positionV relativeFrom="paragraph">
                  <wp:posOffset>880745</wp:posOffset>
                </wp:positionV>
                <wp:extent cx="451485" cy="205740"/>
                <wp:effectExtent l="0" t="0" r="0" b="0"/>
                <wp:wrapNone/>
                <wp:docPr id="203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942699B"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9060B" id="Text Box 857" o:spid="_x0000_s1235" type="#_x0000_t202" style="position:absolute;margin-left:253.2pt;margin-top:69.35pt;width:35.55pt;height:16.2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" o:allowincell="f" filled="f" stroked="f" strokecolor="red">
                <v:path arrowok="t"/>
                <v:textbox>
                  <w:txbxContent>
                    <w:p w14:paraId="2942699B"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80928" behindDoc="0" locked="0" layoutInCell="0" allowOverlap="1" wp14:anchorId="58804C81" wp14:editId="4D03E873">
                <wp:simplePos x="0" y="0"/>
                <wp:positionH relativeFrom="column">
                  <wp:posOffset>3247390</wp:posOffset>
                </wp:positionH>
                <wp:positionV relativeFrom="paragraph">
                  <wp:posOffset>537845</wp:posOffset>
                </wp:positionV>
                <wp:extent cx="63500" cy="33020"/>
                <wp:effectExtent l="0" t="0" r="0" b="5080"/>
                <wp:wrapNone/>
                <wp:docPr id="2035"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D471B" id="Line 856"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42.35pt" to="260.7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" o:allowincell="f">
                <o:lock v:ext="edit" shapetype="f"/>
              </v:line>
            </w:pict>
          </mc:Fallback>
        </mc:AlternateContent>
      </w:r>
      <w:r>
        <w:rPr>
          <w:noProof/>
        </w:rPr>
        <mc:AlternateContent>
          <mc:Choice Requires="wps">
            <w:drawing>
              <wp:anchor distT="0" distB="0" distL="114300" distR="114300" simplePos="0" relativeHeight="251579904" behindDoc="0" locked="0" layoutInCell="0" allowOverlap="1" wp14:anchorId="29F959B9" wp14:editId="5DF3CECB">
                <wp:simplePos x="0" y="0"/>
                <wp:positionH relativeFrom="column">
                  <wp:posOffset>3215640</wp:posOffset>
                </wp:positionH>
                <wp:positionV relativeFrom="paragraph">
                  <wp:posOffset>537845</wp:posOffset>
                </wp:positionV>
                <wp:extent cx="208280" cy="987425"/>
                <wp:effectExtent l="0" t="0" r="0" b="3175"/>
                <wp:wrapNone/>
                <wp:docPr id="2034" name="Freeform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CE5B0" id="Freeform 855" o:spid="_x0000_s1026" style="position:absolute;margin-left:253.2pt;margin-top:42.35pt;width:16.4pt;height:7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78880" behindDoc="0" locked="0" layoutInCell="0" allowOverlap="1" wp14:anchorId="6D51319D" wp14:editId="5EE93524">
                <wp:simplePos x="0" y="0"/>
                <wp:positionH relativeFrom="column">
                  <wp:posOffset>1059180</wp:posOffset>
                </wp:positionH>
                <wp:positionV relativeFrom="paragraph">
                  <wp:posOffset>1972310</wp:posOffset>
                </wp:positionV>
                <wp:extent cx="451485" cy="205740"/>
                <wp:effectExtent l="0" t="0" r="0" b="0"/>
                <wp:wrapNone/>
                <wp:docPr id="203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5287FFB"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1319D" id="Text Box 854" o:spid="_x0000_s1236" type="#_x0000_t202" style="position:absolute;margin-left:83.4pt;margin-top:155.3pt;width:35.55pt;height:16.2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" o:allowincell="f" filled="f" stroked="f" strokecolor="red">
                <v:path arrowok="t"/>
                <v:textbox>
                  <w:txbxContent>
                    <w:p w14:paraId="15287FFB"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77856" behindDoc="0" locked="0" layoutInCell="0" allowOverlap="1" wp14:anchorId="33A88F81" wp14:editId="64961124">
                <wp:simplePos x="0" y="0"/>
                <wp:positionH relativeFrom="column">
                  <wp:posOffset>1090930</wp:posOffset>
                </wp:positionH>
                <wp:positionV relativeFrom="paragraph">
                  <wp:posOffset>1629410</wp:posOffset>
                </wp:positionV>
                <wp:extent cx="63500" cy="33020"/>
                <wp:effectExtent l="0" t="0" r="0" b="5080"/>
                <wp:wrapNone/>
                <wp:docPr id="2032" name="Lin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48113" id="Line 853"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128.3pt" to="90.9pt,1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" o:allowincell="f">
                <o:lock v:ext="edit" shapetype="f"/>
              </v:line>
            </w:pict>
          </mc:Fallback>
        </mc:AlternateContent>
      </w:r>
      <w:r>
        <w:rPr>
          <w:noProof/>
        </w:rPr>
        <mc:AlternateContent>
          <mc:Choice Requires="wps">
            <w:drawing>
              <wp:anchor distT="0" distB="0" distL="114300" distR="114300" simplePos="0" relativeHeight="251576832" behindDoc="0" locked="0" layoutInCell="0" allowOverlap="1" wp14:anchorId="6C1C84A4" wp14:editId="1D197D5E">
                <wp:simplePos x="0" y="0"/>
                <wp:positionH relativeFrom="column">
                  <wp:posOffset>1059180</wp:posOffset>
                </wp:positionH>
                <wp:positionV relativeFrom="paragraph">
                  <wp:posOffset>1629410</wp:posOffset>
                </wp:positionV>
                <wp:extent cx="208280" cy="987425"/>
                <wp:effectExtent l="0" t="0" r="0" b="3175"/>
                <wp:wrapNone/>
                <wp:docPr id="2031" name="Freeform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76660" id="Freeform 852" o:spid="_x0000_s1026" style="position:absolute;margin-left:83.4pt;margin-top:128.3pt;width:16.4pt;height:77.7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75808" behindDoc="0" locked="0" layoutInCell="0" allowOverlap="1" wp14:anchorId="75EB474D" wp14:editId="5E1B521A">
                <wp:simplePos x="0" y="0"/>
                <wp:positionH relativeFrom="column">
                  <wp:posOffset>1059180</wp:posOffset>
                </wp:positionH>
                <wp:positionV relativeFrom="paragraph">
                  <wp:posOffset>3051175</wp:posOffset>
                </wp:positionV>
                <wp:extent cx="451485" cy="205740"/>
                <wp:effectExtent l="0" t="0" r="0" b="0"/>
                <wp:wrapNone/>
                <wp:docPr id="2030"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91DDD95"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B474D" id="Text Box 851" o:spid="_x0000_s1237" type="#_x0000_t202" style="position:absolute;margin-left:83.4pt;margin-top:240.25pt;width:35.55pt;height:16.2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" o:allowincell="f" filled="f" stroked="f" strokecolor="red">
                <v:path arrowok="t"/>
                <v:textbox>
                  <w:txbxContent>
                    <w:p w14:paraId="391DDD95"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74784" behindDoc="0" locked="0" layoutInCell="0" allowOverlap="1" wp14:anchorId="59299652" wp14:editId="2B78B0B1">
                <wp:simplePos x="0" y="0"/>
                <wp:positionH relativeFrom="column">
                  <wp:posOffset>1090930</wp:posOffset>
                </wp:positionH>
                <wp:positionV relativeFrom="paragraph">
                  <wp:posOffset>2708275</wp:posOffset>
                </wp:positionV>
                <wp:extent cx="63500" cy="33020"/>
                <wp:effectExtent l="0" t="0" r="0" b="5080"/>
                <wp:wrapNone/>
                <wp:docPr id="2029"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25FC5" id="Line 850"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213.25pt" to="90.9pt,2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" o:allowincell="f">
                <o:lock v:ext="edit" shapetype="f"/>
              </v:line>
            </w:pict>
          </mc:Fallback>
        </mc:AlternateContent>
      </w:r>
      <w:r>
        <w:rPr>
          <w:noProof/>
        </w:rPr>
        <mc:AlternateContent>
          <mc:Choice Requires="wps">
            <w:drawing>
              <wp:anchor distT="0" distB="0" distL="114300" distR="114300" simplePos="0" relativeHeight="251573760" behindDoc="0" locked="0" layoutInCell="0" allowOverlap="1" wp14:anchorId="501F352A" wp14:editId="5847754E">
                <wp:simplePos x="0" y="0"/>
                <wp:positionH relativeFrom="column">
                  <wp:posOffset>1059180</wp:posOffset>
                </wp:positionH>
                <wp:positionV relativeFrom="paragraph">
                  <wp:posOffset>2708275</wp:posOffset>
                </wp:positionV>
                <wp:extent cx="208280" cy="987425"/>
                <wp:effectExtent l="0" t="0" r="0" b="3175"/>
                <wp:wrapNone/>
                <wp:docPr id="2028" name="Freeform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1B787" id="Freeform 849" o:spid="_x0000_s1026" style="position:absolute;margin-left:83.4pt;margin-top:213.25pt;width:16.4pt;height:77.7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72736" behindDoc="0" locked="0" layoutInCell="0" allowOverlap="1" wp14:anchorId="486C2480" wp14:editId="77C1234E">
                <wp:simplePos x="0" y="0"/>
                <wp:positionH relativeFrom="column">
                  <wp:posOffset>2152650</wp:posOffset>
                </wp:positionH>
                <wp:positionV relativeFrom="paragraph">
                  <wp:posOffset>3051175</wp:posOffset>
                </wp:positionV>
                <wp:extent cx="451485" cy="205740"/>
                <wp:effectExtent l="0" t="0" r="0" b="0"/>
                <wp:wrapNone/>
                <wp:docPr id="2027" name="Text 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7039C9C"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C2480" id="Text Box 848" o:spid="_x0000_s1238" type="#_x0000_t202" style="position:absolute;margin-left:169.5pt;margin-top:240.25pt;width:35.55pt;height:16.2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" o:allowincell="f" filled="f" stroked="f" strokecolor="red">
                <v:path arrowok="t"/>
                <v:textbox>
                  <w:txbxContent>
                    <w:p w14:paraId="77039C9C"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71712" behindDoc="0" locked="0" layoutInCell="0" allowOverlap="1" wp14:anchorId="47745B40" wp14:editId="55DD8017">
                <wp:simplePos x="0" y="0"/>
                <wp:positionH relativeFrom="column">
                  <wp:posOffset>2184400</wp:posOffset>
                </wp:positionH>
                <wp:positionV relativeFrom="paragraph">
                  <wp:posOffset>2708275</wp:posOffset>
                </wp:positionV>
                <wp:extent cx="63500" cy="33020"/>
                <wp:effectExtent l="0" t="0" r="0" b="5080"/>
                <wp:wrapNone/>
                <wp:docPr id="2026"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8AA71" id="Line 847"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213.25pt" to="177pt,2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" o:allowincell="f">
                <o:lock v:ext="edit" shapetype="f"/>
              </v:line>
            </w:pict>
          </mc:Fallback>
        </mc:AlternateContent>
      </w:r>
      <w:r>
        <w:rPr>
          <w:noProof/>
        </w:rPr>
        <mc:AlternateContent>
          <mc:Choice Requires="wps">
            <w:drawing>
              <wp:anchor distT="0" distB="0" distL="114300" distR="114300" simplePos="0" relativeHeight="251570688" behindDoc="0" locked="0" layoutInCell="0" allowOverlap="1" wp14:anchorId="2D87C407" wp14:editId="4C7819EF">
                <wp:simplePos x="0" y="0"/>
                <wp:positionH relativeFrom="column">
                  <wp:posOffset>2152650</wp:posOffset>
                </wp:positionH>
                <wp:positionV relativeFrom="paragraph">
                  <wp:posOffset>2708275</wp:posOffset>
                </wp:positionV>
                <wp:extent cx="208280" cy="987425"/>
                <wp:effectExtent l="0" t="0" r="0" b="3175"/>
                <wp:wrapNone/>
                <wp:docPr id="2025" name="Freeform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F1370" id="Freeform 846" o:spid="_x0000_s1026" style="position:absolute;margin-left:169.5pt;margin-top:213.25pt;width:16.4pt;height:77.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69664" behindDoc="0" locked="0" layoutInCell="0" allowOverlap="1" wp14:anchorId="3687B40D" wp14:editId="0F13227A">
                <wp:simplePos x="0" y="0"/>
                <wp:positionH relativeFrom="column">
                  <wp:posOffset>5351780</wp:posOffset>
                </wp:positionH>
                <wp:positionV relativeFrom="paragraph">
                  <wp:posOffset>3051175</wp:posOffset>
                </wp:positionV>
                <wp:extent cx="451485" cy="205740"/>
                <wp:effectExtent l="0" t="0" r="0" b="0"/>
                <wp:wrapNone/>
                <wp:docPr id="2024"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9EC6A0F"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7B40D" id="Text Box 845" o:spid="_x0000_s1239" type="#_x0000_t202" style="position:absolute;margin-left:421.4pt;margin-top:240.25pt;width:35.55pt;height:16.2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" o:allowincell="f" filled="f" stroked="f" strokecolor="red">
                <v:path arrowok="t"/>
                <v:textbox>
                  <w:txbxContent>
                    <w:p w14:paraId="59EC6A0F"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68640" behindDoc="0" locked="0" layoutInCell="0" allowOverlap="1" wp14:anchorId="6C1E6E4C" wp14:editId="667A3A7D">
                <wp:simplePos x="0" y="0"/>
                <wp:positionH relativeFrom="column">
                  <wp:posOffset>5383530</wp:posOffset>
                </wp:positionH>
                <wp:positionV relativeFrom="paragraph">
                  <wp:posOffset>2708275</wp:posOffset>
                </wp:positionV>
                <wp:extent cx="63500" cy="33020"/>
                <wp:effectExtent l="0" t="0" r="0" b="5080"/>
                <wp:wrapNone/>
                <wp:docPr id="2023"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1F62B" id="Line 844"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9pt,213.25pt" to="428.9pt,2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" o:allowincell="f">
                <o:lock v:ext="edit" shapetype="f"/>
              </v:line>
            </w:pict>
          </mc:Fallback>
        </mc:AlternateContent>
      </w:r>
      <w:r>
        <w:rPr>
          <w:noProof/>
        </w:rPr>
        <mc:AlternateContent>
          <mc:Choice Requires="wps">
            <w:drawing>
              <wp:anchor distT="0" distB="0" distL="114300" distR="114300" simplePos="0" relativeHeight="251567616" behindDoc="0" locked="0" layoutInCell="0" allowOverlap="1" wp14:anchorId="7A22C85D" wp14:editId="236D9AC3">
                <wp:simplePos x="0" y="0"/>
                <wp:positionH relativeFrom="column">
                  <wp:posOffset>5351780</wp:posOffset>
                </wp:positionH>
                <wp:positionV relativeFrom="paragraph">
                  <wp:posOffset>2708275</wp:posOffset>
                </wp:positionV>
                <wp:extent cx="208280" cy="987425"/>
                <wp:effectExtent l="0" t="0" r="0" b="3175"/>
                <wp:wrapNone/>
                <wp:docPr id="2022" name="Freeform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39813" id="Freeform 843" o:spid="_x0000_s1026" style="position:absolute;margin-left:421.4pt;margin-top:213.25pt;width:16.4pt;height:77.7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66592" behindDoc="0" locked="0" layoutInCell="0" allowOverlap="1" wp14:anchorId="3ED6F1CC" wp14:editId="5706F979">
                <wp:simplePos x="0" y="0"/>
                <wp:positionH relativeFrom="column">
                  <wp:posOffset>4279900</wp:posOffset>
                </wp:positionH>
                <wp:positionV relativeFrom="paragraph">
                  <wp:posOffset>3051175</wp:posOffset>
                </wp:positionV>
                <wp:extent cx="451485" cy="205740"/>
                <wp:effectExtent l="0" t="0" r="0" b="0"/>
                <wp:wrapNone/>
                <wp:docPr id="202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736E28C"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6F1CC" id="Text Box 842" o:spid="_x0000_s1240" type="#_x0000_t202" style="position:absolute;margin-left:337pt;margin-top:240.25pt;width:35.55pt;height:16.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" o:allowincell="f" filled="f" stroked="f" strokecolor="red">
                <v:path arrowok="t"/>
                <v:textbox>
                  <w:txbxContent>
                    <w:p w14:paraId="6736E28C"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65568" behindDoc="0" locked="0" layoutInCell="0" allowOverlap="1" wp14:anchorId="419D730B" wp14:editId="50534FE7">
                <wp:simplePos x="0" y="0"/>
                <wp:positionH relativeFrom="column">
                  <wp:posOffset>4311650</wp:posOffset>
                </wp:positionH>
                <wp:positionV relativeFrom="paragraph">
                  <wp:posOffset>2695575</wp:posOffset>
                </wp:positionV>
                <wp:extent cx="78105" cy="45720"/>
                <wp:effectExtent l="0" t="0" r="10795" b="5080"/>
                <wp:wrapNone/>
                <wp:docPr id="2020"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05"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B2E0" id="Line 841"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212.25pt" to="345.65pt,2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" o:allowincell="f">
                <o:lock v:ext="edit" shapetype="f"/>
              </v:line>
            </w:pict>
          </mc:Fallback>
        </mc:AlternateContent>
      </w:r>
      <w:r>
        <w:rPr>
          <w:noProof/>
        </w:rPr>
        <mc:AlternateContent>
          <mc:Choice Requires="wps">
            <w:drawing>
              <wp:anchor distT="0" distB="0" distL="114300" distR="114300" simplePos="0" relativeHeight="251564544" behindDoc="0" locked="0" layoutInCell="0" allowOverlap="1" wp14:anchorId="272D21C4" wp14:editId="097535AC">
                <wp:simplePos x="0" y="0"/>
                <wp:positionH relativeFrom="column">
                  <wp:posOffset>4311650</wp:posOffset>
                </wp:positionH>
                <wp:positionV relativeFrom="paragraph">
                  <wp:posOffset>2708275</wp:posOffset>
                </wp:positionV>
                <wp:extent cx="208280" cy="987425"/>
                <wp:effectExtent l="0" t="0" r="0" b="3175"/>
                <wp:wrapNone/>
                <wp:docPr id="2019" name="Freeform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3D7C8" id="Freeform 840" o:spid="_x0000_s1026" style="position:absolute;margin-left:339.5pt;margin-top:213.25pt;width:16.4pt;height:77.7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" o:allowincell="f" path="m,1555c156,1305,312,1055,320,796,328,537,189,268,50,e" filled="f">
                <v:path arrowok="t" o:connecttype="custom" o:connectlocs="0,987425;203200,505460;31750,0" o:connectangles="0,0,0"/>
              </v:shape>
            </w:pict>
          </mc:Fallback>
        </mc:AlternateContent>
      </w:r>
      <w:r>
        <w:rPr>
          <w:noProof/>
        </w:rPr>
        <mc:AlternateContent>
          <mc:Choice Requires="wps">
            <w:drawing>
              <wp:anchor distT="0" distB="0" distL="114300" distR="114300" simplePos="0" relativeHeight="251563520" behindDoc="0" locked="0" layoutInCell="0" allowOverlap="1" wp14:anchorId="7098B650" wp14:editId="2D97090F">
                <wp:simplePos x="0" y="0"/>
                <wp:positionH relativeFrom="column">
                  <wp:posOffset>3215640</wp:posOffset>
                </wp:positionH>
                <wp:positionV relativeFrom="paragraph">
                  <wp:posOffset>3051175</wp:posOffset>
                </wp:positionV>
                <wp:extent cx="451485" cy="205740"/>
                <wp:effectExtent l="0" t="0" r="0" b="0"/>
                <wp:wrapNone/>
                <wp:docPr id="2018"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4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98A72D0" w14:textId="77777777" w:rsidR="004B179B" w:rsidRDefault="004B179B">
                            <w:pPr>
                              <w:rPr>
                                <w:sz w:val="16"/>
                              </w:rPr>
                            </w:pPr>
                            <w:r>
                              <w:rPr>
                                <w:sz w:val="16"/>
                              </w:rPr>
                              <w:t>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8B650" id="Text Box 839" o:spid="_x0000_s1241" type="#_x0000_t202" style="position:absolute;margin-left:253.2pt;margin-top:240.25pt;width:35.55pt;height:16.2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" o:allowincell="f" filled="f" stroked="f" strokecolor="red">
                <v:path arrowok="t"/>
                <v:textbox>
                  <w:txbxContent>
                    <w:p w14:paraId="298A72D0" w14:textId="77777777" w:rsidR="004B179B" w:rsidRDefault="004B179B">
                      <w:pPr>
                        <w:rPr>
                          <w:sz w:val="16"/>
                        </w:rPr>
                      </w:pPr>
                      <w:r>
                        <w:rPr>
                          <w:sz w:val="16"/>
                        </w:rPr>
                        <w:t>north</w:t>
                      </w:r>
                    </w:p>
                  </w:txbxContent>
                </v:textbox>
              </v:shape>
            </w:pict>
          </mc:Fallback>
        </mc:AlternateContent>
      </w:r>
      <w:r>
        <w:rPr>
          <w:noProof/>
        </w:rPr>
        <mc:AlternateContent>
          <mc:Choice Requires="wps">
            <w:drawing>
              <wp:anchor distT="0" distB="0" distL="114300" distR="114300" simplePos="0" relativeHeight="251562496" behindDoc="0" locked="0" layoutInCell="0" allowOverlap="1" wp14:anchorId="164350CE" wp14:editId="2F7FA5D6">
                <wp:simplePos x="0" y="0"/>
                <wp:positionH relativeFrom="column">
                  <wp:posOffset>3247390</wp:posOffset>
                </wp:positionH>
                <wp:positionV relativeFrom="paragraph">
                  <wp:posOffset>2708275</wp:posOffset>
                </wp:positionV>
                <wp:extent cx="63500" cy="33020"/>
                <wp:effectExtent l="0" t="0" r="0" b="5080"/>
                <wp:wrapNone/>
                <wp:docPr id="2017"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33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980D8" id="Line 838"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213.25pt" to="260.7pt,2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" o:allowincell="f">
                <o:lock v:ext="edit" shapetype="f"/>
              </v:line>
            </w:pict>
          </mc:Fallback>
        </mc:AlternateContent>
      </w:r>
      <w:r>
        <w:rPr>
          <w:noProof/>
        </w:rPr>
        <mc:AlternateContent>
          <mc:Choice Requires="wps">
            <w:drawing>
              <wp:anchor distT="0" distB="0" distL="114300" distR="114300" simplePos="0" relativeHeight="251561472" behindDoc="0" locked="0" layoutInCell="0" allowOverlap="1" wp14:anchorId="4F09C2A8" wp14:editId="447D7E8C">
                <wp:simplePos x="0" y="0"/>
                <wp:positionH relativeFrom="column">
                  <wp:posOffset>3215640</wp:posOffset>
                </wp:positionH>
                <wp:positionV relativeFrom="paragraph">
                  <wp:posOffset>2708275</wp:posOffset>
                </wp:positionV>
                <wp:extent cx="208280" cy="987425"/>
                <wp:effectExtent l="0" t="0" r="0" b="3175"/>
                <wp:wrapNone/>
                <wp:docPr id="2016"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280" cy="987425"/>
                        </a:xfrm>
                        <a:custGeom>
                          <a:avLst/>
                          <a:gdLst>
                            <a:gd name="T0" fmla="*/ 0 w 328"/>
                            <a:gd name="T1" fmla="*/ 1555 h 1555"/>
                            <a:gd name="T2" fmla="*/ 320 w 328"/>
                            <a:gd name="T3" fmla="*/ 796 h 1555"/>
                            <a:gd name="T4" fmla="*/ 50 w 328"/>
                            <a:gd name="T5" fmla="*/ 0 h 1555"/>
                          </a:gdLst>
                          <a:ahLst/>
                          <a:cxnLst>
                            <a:cxn ang="0">
                              <a:pos x="T0" y="T1"/>
                            </a:cxn>
                            <a:cxn ang="0">
                              <a:pos x="T2" y="T3"/>
                            </a:cxn>
                            <a:cxn ang="0">
                              <a:pos x="T4" y="T5"/>
                            </a:cxn>
                          </a:cxnLst>
                          <a:rect l="0" t="0" r="r" b="b"/>
                          <a:pathLst>
                            <a:path w="328" h="1555">
                              <a:moveTo>
                                <a:pt x="0" y="1555"/>
                              </a:moveTo>
                              <a:cubicBezTo>
                                <a:pt x="156" y="1305"/>
                                <a:pt x="312" y="1055"/>
                                <a:pt x="320" y="796"/>
                              </a:cubicBezTo>
                              <a:cubicBezTo>
                                <a:pt x="328" y="537"/>
                                <a:pt x="189" y="268"/>
                                <a:pt x="5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872D4" id="Freeform 837" o:spid="_x0000_s1026" style="position:absolute;margin-left:253.2pt;margin-top:213.25pt;width:16.4pt;height:77.7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8,1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" o:allowincell="f" path="m,1555c156,1305,312,1055,320,796,328,537,189,268,50,e" filled="f">
                <v:path arrowok="t" o:connecttype="custom" o:connectlocs="0,987425;203200,505460;31750,0" o:connectangles="0,0,0"/>
              </v:shape>
            </w:pict>
          </mc:Fallback>
        </mc:AlternateContent>
      </w:r>
      <w:r>
        <w:rPr>
          <w:noProof/>
        </w:rPr>
        <mc:AlternateContent>
          <mc:Choice Requires="wpg">
            <w:drawing>
              <wp:anchor distT="0" distB="0" distL="114300" distR="114300" simplePos="0" relativeHeight="251560448" behindDoc="0" locked="0" layoutInCell="0" allowOverlap="1" wp14:anchorId="1D6CA0B2" wp14:editId="6B5D8C5A">
                <wp:simplePos x="0" y="0"/>
                <wp:positionH relativeFrom="column">
                  <wp:posOffset>4326255</wp:posOffset>
                </wp:positionH>
                <wp:positionV relativeFrom="paragraph">
                  <wp:posOffset>4785995</wp:posOffset>
                </wp:positionV>
                <wp:extent cx="987425" cy="322580"/>
                <wp:effectExtent l="0" t="0" r="3175" b="0"/>
                <wp:wrapNone/>
                <wp:docPr id="2011"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2012" name="Freeform 83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 name="Line 83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4" name="Line 83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5" name="Text Box 83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176D977"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CA0B2" id="Group 832" o:spid="_x0000_s1242" style="position:absolute;margin-left:340.65pt;margin-top:376.85pt;width:77.75pt;height:25.4pt;z-index:251560448"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" o:allowincell="f">
                <v:shape id="Freeform 833" o:spid="_x0000_s124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" path="m1555,c1261,94,967,188,708,188,449,188,224,94,,e" filled="f">
                  <v:path arrowok="t" o:connecttype="custom" o:connectlocs="1555,0;708,188;0,0" o:connectangles="0,0,0"/>
                </v:shape>
                <v:line id="Line 834" o:spid="_x0000_s124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">
                  <o:lock v:ext="edit" shapetype="f"/>
                </v:line>
                <v:line id="Line 835" o:spid="_x0000_s124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">
                  <o:lock v:ext="edit" shapetype="f"/>
                </v:line>
                <v:shape id="Text Box 836" o:spid="_x0000_s124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" filled="f" stroked="f" strokecolor="red">
                  <v:path arrowok="t"/>
                  <v:textbox>
                    <w:txbxContent>
                      <w:p w14:paraId="6176D977"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9424" behindDoc="0" locked="0" layoutInCell="0" allowOverlap="1" wp14:anchorId="7EDE41AB" wp14:editId="2F8A2965">
                <wp:simplePos x="0" y="0"/>
                <wp:positionH relativeFrom="column">
                  <wp:posOffset>3247390</wp:posOffset>
                </wp:positionH>
                <wp:positionV relativeFrom="paragraph">
                  <wp:posOffset>4785995</wp:posOffset>
                </wp:positionV>
                <wp:extent cx="987425" cy="322580"/>
                <wp:effectExtent l="0" t="0" r="3175" b="0"/>
                <wp:wrapNone/>
                <wp:docPr id="2006"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2007" name="Freeform 82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Line 82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9" name="Line 83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0" name="Text Box 83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EE55604"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E41AB" id="Group 827" o:spid="_x0000_s1247" style="position:absolute;margin-left:255.7pt;margin-top:376.85pt;width:77.75pt;height:25.4pt;z-index:251559424"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" o:allowincell="f">
                <v:shape id="Freeform 828" o:spid="_x0000_s124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" path="m1555,c1261,94,967,188,708,188,449,188,224,94,,e" filled="f">
                  <v:path arrowok="t" o:connecttype="custom" o:connectlocs="1555,0;708,188;0,0" o:connectangles="0,0,0"/>
                </v:shape>
                <v:line id="Line 829" o:spid="_x0000_s124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7LMygAAAOI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">
                  <o:lock v:ext="edit" shapetype="f"/>
                </v:line>
                <v:line id="Line 830" o:spid="_x0000_s125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">
                  <o:lock v:ext="edit" shapetype="f"/>
                </v:line>
                <v:shape id="Text Box 831" o:spid="_x0000_s125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" filled="f" stroked="f" strokecolor="red">
                  <v:path arrowok="t"/>
                  <v:textbox>
                    <w:txbxContent>
                      <w:p w14:paraId="2EE55604"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8400" behindDoc="0" locked="0" layoutInCell="0" allowOverlap="1" wp14:anchorId="6262CD4C" wp14:editId="036AD300">
                <wp:simplePos x="0" y="0"/>
                <wp:positionH relativeFrom="column">
                  <wp:posOffset>2168525</wp:posOffset>
                </wp:positionH>
                <wp:positionV relativeFrom="paragraph">
                  <wp:posOffset>4798695</wp:posOffset>
                </wp:positionV>
                <wp:extent cx="987425" cy="322580"/>
                <wp:effectExtent l="0" t="0" r="3175" b="0"/>
                <wp:wrapNone/>
                <wp:docPr id="2001"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2002" name="Freeform 82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 name="Line 82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4" name="Line 82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5" name="Text Box 82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5CA3366"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2CD4C" id="Group 822" o:spid="_x0000_s1252" style="position:absolute;margin-left:170.75pt;margin-top:377.85pt;width:77.75pt;height:25.4pt;z-index:251558400"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" o:allowincell="f">
                <v:shape id="Freeform 823" o:spid="_x0000_s125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" path="m1555,c1261,94,967,188,708,188,449,188,224,94,,e" filled="f">
                  <v:path arrowok="t" o:connecttype="custom" o:connectlocs="1555,0;708,188;0,0" o:connectangles="0,0,0"/>
                </v:shape>
                <v:line id="Line 824" o:spid="_x0000_s125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">
                  <o:lock v:ext="edit" shapetype="f"/>
                </v:line>
                <v:line id="Line 825" o:spid="_x0000_s125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">
                  <o:lock v:ext="edit" shapetype="f"/>
                </v:line>
                <v:shape id="Text Box 826" o:spid="_x0000_s125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" filled="f" stroked="f" strokecolor="red">
                  <v:path arrowok="t"/>
                  <v:textbox>
                    <w:txbxContent>
                      <w:p w14:paraId="35CA3366"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7376" behindDoc="0" locked="0" layoutInCell="0" allowOverlap="1" wp14:anchorId="342D5A2D" wp14:editId="4AE94C82">
                <wp:simplePos x="0" y="0"/>
                <wp:positionH relativeFrom="column">
                  <wp:posOffset>1089660</wp:posOffset>
                </wp:positionH>
                <wp:positionV relativeFrom="paragraph">
                  <wp:posOffset>4798695</wp:posOffset>
                </wp:positionV>
                <wp:extent cx="987425" cy="322580"/>
                <wp:effectExtent l="0" t="0" r="3175" b="0"/>
                <wp:wrapNone/>
                <wp:docPr id="1996"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97" name="Freeform 81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Line 81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9" name="Line 82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0" name="Text Box 82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246E314"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D5A2D" id="Group 817" o:spid="_x0000_s1257" style="position:absolute;margin-left:85.8pt;margin-top:377.85pt;width:77.75pt;height:25.4pt;z-index:251557376"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" o:allowincell="f">
                <v:shape id="Freeform 818" o:spid="_x0000_s125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" path="m1555,c1261,94,967,188,708,188,449,188,224,94,,e" filled="f">
                  <v:path arrowok="t" o:connecttype="custom" o:connectlocs="1555,0;708,188;0,0" o:connectangles="0,0,0"/>
                </v:shape>
                <v:line id="Line 819" o:spid="_x0000_s125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">
                  <o:lock v:ext="edit" shapetype="f"/>
                </v:line>
                <v:line id="Line 820" o:spid="_x0000_s126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">
                  <o:lock v:ext="edit" shapetype="f"/>
                </v:line>
                <v:shape id="Text Box 821" o:spid="_x0000_s126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" filled="f" stroked="f" strokecolor="red">
                  <v:path arrowok="t"/>
                  <v:textbox>
                    <w:txbxContent>
                      <w:p w14:paraId="3246E314"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6352" behindDoc="0" locked="0" layoutInCell="0" allowOverlap="1" wp14:anchorId="73290119" wp14:editId="071C0F2D">
                <wp:simplePos x="0" y="0"/>
                <wp:positionH relativeFrom="column">
                  <wp:posOffset>4326255</wp:posOffset>
                </wp:positionH>
                <wp:positionV relativeFrom="paragraph">
                  <wp:posOffset>3714115</wp:posOffset>
                </wp:positionV>
                <wp:extent cx="987425" cy="322580"/>
                <wp:effectExtent l="0" t="0" r="3175" b="0"/>
                <wp:wrapNone/>
                <wp:docPr id="1991"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92" name="Freeform 81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Line 81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4" name="Line 81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5" name="Text Box 81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65C0C92"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90119" id="Group 812" o:spid="_x0000_s1262" style="position:absolute;margin-left:340.65pt;margin-top:292.45pt;width:77.75pt;height:25.4pt;z-index:251556352"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" o:allowincell="f">
                <v:shape id="Freeform 813" o:spid="_x0000_s126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" path="m1555,c1261,94,967,188,708,188,449,188,224,94,,e" filled="f">
                  <v:path arrowok="t" o:connecttype="custom" o:connectlocs="1555,0;708,188;0,0" o:connectangles="0,0,0"/>
                </v:shape>
                <v:line id="Line 814" o:spid="_x0000_s126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">
                  <o:lock v:ext="edit" shapetype="f"/>
                </v:line>
                <v:line id="Line 815" o:spid="_x0000_s126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">
                  <o:lock v:ext="edit" shapetype="f"/>
                </v:line>
                <v:shape id="Text Box 816" o:spid="_x0000_s126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" filled="f" stroked="f" strokecolor="red">
                  <v:path arrowok="t"/>
                  <v:textbox>
                    <w:txbxContent>
                      <w:p w14:paraId="765C0C92"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5328" behindDoc="0" locked="0" layoutInCell="0" allowOverlap="1" wp14:anchorId="5A7EE4D2" wp14:editId="511D4453">
                <wp:simplePos x="0" y="0"/>
                <wp:positionH relativeFrom="column">
                  <wp:posOffset>3247390</wp:posOffset>
                </wp:positionH>
                <wp:positionV relativeFrom="paragraph">
                  <wp:posOffset>3714115</wp:posOffset>
                </wp:positionV>
                <wp:extent cx="987425" cy="322580"/>
                <wp:effectExtent l="0" t="0" r="3175" b="0"/>
                <wp:wrapNone/>
                <wp:docPr id="198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87" name="Freeform 80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8" name="Line 80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9" name="Line 81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0" name="Text Box 81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CA5158B"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EE4D2" id="Group 807" o:spid="_x0000_s1267" style="position:absolute;margin-left:255.7pt;margin-top:292.45pt;width:77.75pt;height:25.4pt;z-index:251555328"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" o:allowincell="f">
                <v:shape id="Freeform 808" o:spid="_x0000_s126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" path="m1555,c1261,94,967,188,708,188,449,188,224,94,,e" filled="f">
                  <v:path arrowok="t" o:connecttype="custom" o:connectlocs="1555,0;708,188;0,0" o:connectangles="0,0,0"/>
                </v:shape>
                <v:line id="Line 809" o:spid="_x0000_s126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">
                  <o:lock v:ext="edit" shapetype="f"/>
                </v:line>
                <v:line id="Line 810" o:spid="_x0000_s127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">
                  <o:lock v:ext="edit" shapetype="f"/>
                </v:line>
                <v:shape id="Text Box 811" o:spid="_x0000_s127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" filled="f" stroked="f" strokecolor="red">
                  <v:path arrowok="t"/>
                  <v:textbox>
                    <w:txbxContent>
                      <w:p w14:paraId="7CA5158B"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4304" behindDoc="0" locked="0" layoutInCell="0" allowOverlap="1" wp14:anchorId="6AD2FD8A" wp14:editId="3B558BB9">
                <wp:simplePos x="0" y="0"/>
                <wp:positionH relativeFrom="column">
                  <wp:posOffset>2168525</wp:posOffset>
                </wp:positionH>
                <wp:positionV relativeFrom="paragraph">
                  <wp:posOffset>3726815</wp:posOffset>
                </wp:positionV>
                <wp:extent cx="987425" cy="322580"/>
                <wp:effectExtent l="0" t="0" r="3175" b="0"/>
                <wp:wrapNone/>
                <wp:docPr id="198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82" name="Freeform 80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3" name="Line 80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4" name="Line 80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5" name="Text Box 80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4F9C658"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2FD8A" id="Group 802" o:spid="_x0000_s1272" style="position:absolute;margin-left:170.75pt;margin-top:293.45pt;width:77.75pt;height:25.4pt;z-index:251554304"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" o:allowincell="f">
                <v:shape id="Freeform 803" o:spid="_x0000_s127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" path="m1555,c1261,94,967,188,708,188,449,188,224,94,,e" filled="f">
                  <v:path arrowok="t" o:connecttype="custom" o:connectlocs="1555,0;708,188;0,0" o:connectangles="0,0,0"/>
                </v:shape>
                <v:line id="Line 804" o:spid="_x0000_s127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">
                  <o:lock v:ext="edit" shapetype="f"/>
                </v:line>
                <v:line id="Line 805" o:spid="_x0000_s127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">
                  <o:lock v:ext="edit" shapetype="f"/>
                </v:line>
                <v:shape id="Text Box 806" o:spid="_x0000_s127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" filled="f" stroked="f" strokecolor="red">
                  <v:path arrowok="t"/>
                  <v:textbox>
                    <w:txbxContent>
                      <w:p w14:paraId="64F9C658"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3280" behindDoc="0" locked="0" layoutInCell="0" allowOverlap="1" wp14:anchorId="5BDE03F5" wp14:editId="6F4AC058">
                <wp:simplePos x="0" y="0"/>
                <wp:positionH relativeFrom="column">
                  <wp:posOffset>1089660</wp:posOffset>
                </wp:positionH>
                <wp:positionV relativeFrom="paragraph">
                  <wp:posOffset>3726815</wp:posOffset>
                </wp:positionV>
                <wp:extent cx="987425" cy="322580"/>
                <wp:effectExtent l="0" t="0" r="3175" b="0"/>
                <wp:wrapNone/>
                <wp:docPr id="1976"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77" name="Freeform 79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8" name="Line 79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Line 80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Text Box 80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D46CF15"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E03F5" id="Group 797" o:spid="_x0000_s1277" style="position:absolute;margin-left:85.8pt;margin-top:293.45pt;width:77.75pt;height:25.4pt;z-index:251553280"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" o:allowincell="f">
                <v:shape id="Freeform 798" o:spid="_x0000_s127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" path="m1555,c1261,94,967,188,708,188,449,188,224,94,,e" filled="f">
                  <v:path arrowok="t" o:connecttype="custom" o:connectlocs="1555,0;708,188;0,0" o:connectangles="0,0,0"/>
                </v:shape>
                <v:line id="Line 799" o:spid="_x0000_s127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">
                  <o:lock v:ext="edit" shapetype="f"/>
                </v:line>
                <v:line id="Line 800" o:spid="_x0000_s128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">
                  <o:lock v:ext="edit" shapetype="f"/>
                </v:line>
                <v:shape id="Text Box 801" o:spid="_x0000_s128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" filled="f" stroked="f" strokecolor="red">
                  <v:path arrowok="t"/>
                  <v:textbox>
                    <w:txbxContent>
                      <w:p w14:paraId="3D46CF15"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2256" behindDoc="0" locked="0" layoutInCell="0" allowOverlap="1" wp14:anchorId="21C1D0DA" wp14:editId="23760FCB">
                <wp:simplePos x="0" y="0"/>
                <wp:positionH relativeFrom="column">
                  <wp:posOffset>4326255</wp:posOffset>
                </wp:positionH>
                <wp:positionV relativeFrom="paragraph">
                  <wp:posOffset>1550035</wp:posOffset>
                </wp:positionV>
                <wp:extent cx="987425" cy="322580"/>
                <wp:effectExtent l="0" t="0" r="3175" b="0"/>
                <wp:wrapNone/>
                <wp:docPr id="1971"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72" name="Freeform 79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79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Line 79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Text Box 79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4BB1130"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1D0DA" id="Group 792" o:spid="_x0000_s1282" style="position:absolute;margin-left:340.65pt;margin-top:122.05pt;width:77.75pt;height:25.4pt;z-index:251552256"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" o:allowincell="f">
                <v:shape id="Freeform 793" o:spid="_x0000_s128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" path="m1555,c1261,94,967,188,708,188,449,188,224,94,,e" filled="f">
                  <v:path arrowok="t" o:connecttype="custom" o:connectlocs="1555,0;708,188;0,0" o:connectangles="0,0,0"/>
                </v:shape>
                <v:line id="Line 794" o:spid="_x0000_s128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">
                  <o:lock v:ext="edit" shapetype="f"/>
                </v:line>
                <v:line id="Line 795" o:spid="_x0000_s128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">
                  <o:lock v:ext="edit" shapetype="f"/>
                </v:line>
                <v:shape id="Text Box 796" o:spid="_x0000_s128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" filled="f" stroked="f" strokecolor="red">
                  <v:path arrowok="t"/>
                  <v:textbox>
                    <w:txbxContent>
                      <w:p w14:paraId="24BB1130"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1232" behindDoc="0" locked="0" layoutInCell="0" allowOverlap="1" wp14:anchorId="03489500" wp14:editId="1288C199">
                <wp:simplePos x="0" y="0"/>
                <wp:positionH relativeFrom="column">
                  <wp:posOffset>3247390</wp:posOffset>
                </wp:positionH>
                <wp:positionV relativeFrom="paragraph">
                  <wp:posOffset>1550035</wp:posOffset>
                </wp:positionV>
                <wp:extent cx="987425" cy="322580"/>
                <wp:effectExtent l="0" t="0" r="3175" b="0"/>
                <wp:wrapNone/>
                <wp:docPr id="1966"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67" name="Freeform 78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Line 78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79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Text Box 79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C15B17A"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89500" id="Group 787" o:spid="_x0000_s1287" style="position:absolute;margin-left:255.7pt;margin-top:122.05pt;width:77.75pt;height:25.4pt;z-index:251551232"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" o:allowincell="f">
                <v:shape id="Freeform 788" o:spid="_x0000_s128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" path="m1555,c1261,94,967,188,708,188,449,188,224,94,,e" filled="f">
                  <v:path arrowok="t" o:connecttype="custom" o:connectlocs="1555,0;708,188;0,0" o:connectangles="0,0,0"/>
                </v:shape>
                <v:line id="Line 789" o:spid="_x0000_s128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">
                  <o:lock v:ext="edit" shapetype="f"/>
                </v:line>
                <v:line id="Line 790" o:spid="_x0000_s129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">
                  <o:lock v:ext="edit" shapetype="f"/>
                </v:line>
                <v:shape id="Text Box 791" o:spid="_x0000_s129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" filled="f" stroked="f" strokecolor="red">
                  <v:path arrowok="t"/>
                  <v:textbox>
                    <w:txbxContent>
                      <w:p w14:paraId="0C15B17A"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50208" behindDoc="0" locked="0" layoutInCell="0" allowOverlap="1" wp14:anchorId="2377BE96" wp14:editId="43D74D38">
                <wp:simplePos x="0" y="0"/>
                <wp:positionH relativeFrom="column">
                  <wp:posOffset>2168525</wp:posOffset>
                </wp:positionH>
                <wp:positionV relativeFrom="paragraph">
                  <wp:posOffset>1562735</wp:posOffset>
                </wp:positionV>
                <wp:extent cx="987425" cy="322580"/>
                <wp:effectExtent l="0" t="0" r="3175" b="0"/>
                <wp:wrapNone/>
                <wp:docPr id="1961"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62" name="Freeform 78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3" name="Line 78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4" name="Line 78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5" name="Text Box 78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03816B4"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7BE96" id="Group 782" o:spid="_x0000_s1292" style="position:absolute;margin-left:170.75pt;margin-top:123.05pt;width:77.75pt;height:25.4pt;z-index:251550208"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" o:allowincell="f">
                <v:shape id="Freeform 783" o:spid="_x0000_s129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" path="m1555,c1261,94,967,188,708,188,449,188,224,94,,e" filled="f">
                  <v:path arrowok="t" o:connecttype="custom" o:connectlocs="1555,0;708,188;0,0" o:connectangles="0,0,0"/>
                </v:shape>
                <v:line id="Line 784" o:spid="_x0000_s129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">
                  <o:lock v:ext="edit" shapetype="f"/>
                </v:line>
                <v:line id="Line 785" o:spid="_x0000_s129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">
                  <o:lock v:ext="edit" shapetype="f"/>
                </v:line>
                <v:shape id="Text Box 786" o:spid="_x0000_s129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" filled="f" stroked="f" strokecolor="red">
                  <v:path arrowok="t"/>
                  <v:textbox>
                    <w:txbxContent>
                      <w:p w14:paraId="203816B4"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9184" behindDoc="0" locked="0" layoutInCell="0" allowOverlap="1" wp14:anchorId="35BA372F" wp14:editId="43E3D7BF">
                <wp:simplePos x="0" y="0"/>
                <wp:positionH relativeFrom="column">
                  <wp:posOffset>1089660</wp:posOffset>
                </wp:positionH>
                <wp:positionV relativeFrom="paragraph">
                  <wp:posOffset>1562735</wp:posOffset>
                </wp:positionV>
                <wp:extent cx="987425" cy="322580"/>
                <wp:effectExtent l="0" t="0" r="3175" b="0"/>
                <wp:wrapNone/>
                <wp:docPr id="1956"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57" name="Freeform 77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 name="Line 77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9" name="Line 78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0" name="Text Box 78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D2718A2"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A372F" id="Group 777" o:spid="_x0000_s1297" style="position:absolute;margin-left:85.8pt;margin-top:123.05pt;width:77.75pt;height:25.4pt;z-index:251549184"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" o:allowincell="f">
                <v:shape id="Freeform 778" o:spid="_x0000_s129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" path="m1555,c1261,94,967,188,708,188,449,188,224,94,,e" filled="f">
                  <v:path arrowok="t" o:connecttype="custom" o:connectlocs="1555,0;708,188;0,0" o:connectangles="0,0,0"/>
                </v:shape>
                <v:line id="Line 779" o:spid="_x0000_s129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">
                  <o:lock v:ext="edit" shapetype="f"/>
                </v:line>
                <v:line id="Line 780" o:spid="_x0000_s130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">
                  <o:lock v:ext="edit" shapetype="f"/>
                </v:line>
                <v:shape id="Text Box 781" o:spid="_x0000_s130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" filled="f" stroked="f" strokecolor="red">
                  <v:path arrowok="t"/>
                  <v:textbox>
                    <w:txbxContent>
                      <w:p w14:paraId="7D2718A2"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8160" behindDoc="0" locked="0" layoutInCell="0" allowOverlap="1" wp14:anchorId="16D893C7" wp14:editId="0DAA0786">
                <wp:simplePos x="0" y="0"/>
                <wp:positionH relativeFrom="column">
                  <wp:posOffset>4326255</wp:posOffset>
                </wp:positionH>
                <wp:positionV relativeFrom="paragraph">
                  <wp:posOffset>474345</wp:posOffset>
                </wp:positionV>
                <wp:extent cx="987425" cy="322580"/>
                <wp:effectExtent l="0" t="0" r="3175" b="0"/>
                <wp:wrapNone/>
                <wp:docPr id="1951"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52" name="Freeform 77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 name="Line 77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4" name="Line 77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Text Box 77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06A7C39E"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D893C7" id="Group 772" o:spid="_x0000_s1302" style="position:absolute;margin-left:340.65pt;margin-top:37.35pt;width:77.75pt;height:25.4pt;z-index:251548160"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" o:allowincell="f">
                <v:shape id="Freeform 773" o:spid="_x0000_s130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" path="m1555,c1261,94,967,188,708,188,449,188,224,94,,e" filled="f">
                  <v:path arrowok="t" o:connecttype="custom" o:connectlocs="1555,0;708,188;0,0" o:connectangles="0,0,0"/>
                </v:shape>
                <v:line id="Line 774" o:spid="_x0000_s130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">
                  <o:lock v:ext="edit" shapetype="f"/>
                </v:line>
                <v:line id="Line 775" o:spid="_x0000_s130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">
                  <o:lock v:ext="edit" shapetype="f"/>
                </v:line>
                <v:shape id="Text Box 776" o:spid="_x0000_s130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" filled="f" stroked="f" strokecolor="red">
                  <v:path arrowok="t"/>
                  <v:textbox>
                    <w:txbxContent>
                      <w:p w14:paraId="06A7C39E"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7136" behindDoc="0" locked="0" layoutInCell="0" allowOverlap="1" wp14:anchorId="4EEF4511" wp14:editId="4C398F84">
                <wp:simplePos x="0" y="0"/>
                <wp:positionH relativeFrom="column">
                  <wp:posOffset>3247390</wp:posOffset>
                </wp:positionH>
                <wp:positionV relativeFrom="paragraph">
                  <wp:posOffset>474345</wp:posOffset>
                </wp:positionV>
                <wp:extent cx="987425" cy="322580"/>
                <wp:effectExtent l="0" t="0" r="3175" b="0"/>
                <wp:wrapNone/>
                <wp:docPr id="1946"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47" name="Freeform 76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8" name="Line 76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Line 77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0" name="Text Box 77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026349A"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F4511" id="Group 767" o:spid="_x0000_s1307" style="position:absolute;margin-left:255.7pt;margin-top:37.35pt;width:77.75pt;height:25.4pt;z-index:251547136"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" o:allowincell="f">
                <v:shape id="Freeform 768" o:spid="_x0000_s130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" path="m1555,c1261,94,967,188,708,188,449,188,224,94,,e" filled="f">
                  <v:path arrowok="t" o:connecttype="custom" o:connectlocs="1555,0;708,188;0,0" o:connectangles="0,0,0"/>
                </v:shape>
                <v:line id="Line 769" o:spid="_x0000_s130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">
                  <o:lock v:ext="edit" shapetype="f"/>
                </v:line>
                <v:line id="Line 770" o:spid="_x0000_s131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">
                  <o:lock v:ext="edit" shapetype="f"/>
                </v:line>
                <v:shape id="Text Box 771" o:spid="_x0000_s131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" filled="f" stroked="f" strokecolor="red">
                  <v:path arrowok="t"/>
                  <v:textbox>
                    <w:txbxContent>
                      <w:p w14:paraId="7026349A"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6112" behindDoc="0" locked="0" layoutInCell="0" allowOverlap="1" wp14:anchorId="57439BD6" wp14:editId="57BE3543">
                <wp:simplePos x="0" y="0"/>
                <wp:positionH relativeFrom="column">
                  <wp:posOffset>2168525</wp:posOffset>
                </wp:positionH>
                <wp:positionV relativeFrom="paragraph">
                  <wp:posOffset>487045</wp:posOffset>
                </wp:positionV>
                <wp:extent cx="987425" cy="322580"/>
                <wp:effectExtent l="0" t="0" r="3175" b="0"/>
                <wp:wrapNone/>
                <wp:docPr id="1941"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42" name="Freeform 76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 name="Line 76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4" name="Line 76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5" name="Text Box 76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16311B9"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39BD6" id="Group 762" o:spid="_x0000_s1312" style="position:absolute;margin-left:170.75pt;margin-top:38.35pt;width:77.75pt;height:25.4pt;z-index:251546112"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" o:allowincell="f">
                <v:shape id="Freeform 763" o:spid="_x0000_s131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" path="m1555,c1261,94,967,188,708,188,449,188,224,94,,e" filled="f">
                  <v:path arrowok="t" o:connecttype="custom" o:connectlocs="1555,0;708,188;0,0" o:connectangles="0,0,0"/>
                </v:shape>
                <v:line id="Line 764" o:spid="_x0000_s131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">
                  <o:lock v:ext="edit" shapetype="f"/>
                </v:line>
                <v:line id="Line 765" o:spid="_x0000_s131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">
                  <o:lock v:ext="edit" shapetype="f"/>
                </v:line>
                <v:shape id="Text Box 766" o:spid="_x0000_s131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" filled="f" stroked="f" strokecolor="red">
                  <v:path arrowok="t"/>
                  <v:textbox>
                    <w:txbxContent>
                      <w:p w14:paraId="616311B9"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5088" behindDoc="0" locked="0" layoutInCell="0" allowOverlap="1" wp14:anchorId="370E20FC" wp14:editId="34142EA0">
                <wp:simplePos x="0" y="0"/>
                <wp:positionH relativeFrom="column">
                  <wp:posOffset>1089660</wp:posOffset>
                </wp:positionH>
                <wp:positionV relativeFrom="paragraph">
                  <wp:posOffset>487045</wp:posOffset>
                </wp:positionV>
                <wp:extent cx="987425" cy="322580"/>
                <wp:effectExtent l="0" t="0" r="3175" b="0"/>
                <wp:wrapNone/>
                <wp:docPr id="1936"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37" name="Freeform 75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 name="Line 75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9" name="Line 76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0" name="Text Box 76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7FBFDA5"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E20FC" id="Group 757" o:spid="_x0000_s1317" style="position:absolute;margin-left:85.8pt;margin-top:38.35pt;width:77.75pt;height:25.4pt;z-index:251545088"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" o:allowincell="f">
                <v:shape id="Freeform 758" o:spid="_x0000_s131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" path="m1555,c1261,94,967,188,708,188,449,188,224,94,,e" filled="f">
                  <v:path arrowok="t" o:connecttype="custom" o:connectlocs="1555,0;708,188;0,0" o:connectangles="0,0,0"/>
                </v:shape>
                <v:line id="Line 759" o:spid="_x0000_s131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">
                  <o:lock v:ext="edit" shapetype="f"/>
                </v:line>
                <v:line id="Line 760" o:spid="_x0000_s132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">
                  <o:lock v:ext="edit" shapetype="f"/>
                </v:line>
                <v:shape id="Text Box 761" o:spid="_x0000_s132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" filled="f" stroked="f" strokecolor="red">
                  <v:path arrowok="t"/>
                  <v:textbox>
                    <w:txbxContent>
                      <w:p w14:paraId="47FBFDA5"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4064" behindDoc="0" locked="0" layoutInCell="0" allowOverlap="1" wp14:anchorId="054D8A1E" wp14:editId="0AB85A26">
                <wp:simplePos x="0" y="0"/>
                <wp:positionH relativeFrom="column">
                  <wp:posOffset>4326255</wp:posOffset>
                </wp:positionH>
                <wp:positionV relativeFrom="paragraph">
                  <wp:posOffset>2657475</wp:posOffset>
                </wp:positionV>
                <wp:extent cx="987425" cy="322580"/>
                <wp:effectExtent l="0" t="0" r="3175" b="0"/>
                <wp:wrapNone/>
                <wp:docPr id="1931"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32" name="Freeform 75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 name="Line 75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4" name="Line 75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75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B5A4C71"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D8A1E" id="Group 752" o:spid="_x0000_s1322" style="position:absolute;margin-left:340.65pt;margin-top:209.25pt;width:77.75pt;height:25.4pt;z-index:251544064"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" o:allowincell="f">
                <v:shape id="Freeform 753" o:spid="_x0000_s132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" path="m1555,c1261,94,967,188,708,188,449,188,224,94,,e" filled="f">
                  <v:path arrowok="t" o:connecttype="custom" o:connectlocs="1555,0;708,188;0,0" o:connectangles="0,0,0"/>
                </v:shape>
                <v:line id="Line 754" o:spid="_x0000_s132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">
                  <o:lock v:ext="edit" shapetype="f"/>
                </v:line>
                <v:line id="Line 755" o:spid="_x0000_s132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">
                  <o:lock v:ext="edit" shapetype="f"/>
                </v:line>
                <v:shape id="Text Box 756" o:spid="_x0000_s132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" filled="f" stroked="f" strokecolor="red">
                  <v:path arrowok="t"/>
                  <v:textbox>
                    <w:txbxContent>
                      <w:p w14:paraId="5B5A4C71"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3040" behindDoc="0" locked="0" layoutInCell="0" allowOverlap="1" wp14:anchorId="5D670E96" wp14:editId="55A785D4">
                <wp:simplePos x="0" y="0"/>
                <wp:positionH relativeFrom="column">
                  <wp:posOffset>3247390</wp:posOffset>
                </wp:positionH>
                <wp:positionV relativeFrom="paragraph">
                  <wp:posOffset>2657475</wp:posOffset>
                </wp:positionV>
                <wp:extent cx="987425" cy="322580"/>
                <wp:effectExtent l="0" t="0" r="3175" b="0"/>
                <wp:wrapNone/>
                <wp:docPr id="1926"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27" name="Freeform 74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 name="Line 74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9" name="Line 75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Text Box 75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AC058D4"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70E96" id="Group 747" o:spid="_x0000_s1327" style="position:absolute;margin-left:255.7pt;margin-top:209.25pt;width:77.75pt;height:25.4pt;z-index:251543040"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" o:allowincell="f">
                <v:shape id="Freeform 748" o:spid="_x0000_s132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" path="m1555,c1261,94,967,188,708,188,449,188,224,94,,e" filled="f">
                  <v:path arrowok="t" o:connecttype="custom" o:connectlocs="1555,0;708,188;0,0" o:connectangles="0,0,0"/>
                </v:shape>
                <v:line id="Line 749" o:spid="_x0000_s132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">
                  <o:lock v:ext="edit" shapetype="f"/>
                </v:line>
                <v:line id="Line 750" o:spid="_x0000_s133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">
                  <o:lock v:ext="edit" shapetype="f"/>
                </v:line>
                <v:shape id="Text Box 751" o:spid="_x0000_s133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" filled="f" stroked="f" strokecolor="red">
                  <v:path arrowok="t"/>
                  <v:textbox>
                    <w:txbxContent>
                      <w:p w14:paraId="7AC058D4"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2016" behindDoc="0" locked="0" layoutInCell="0" allowOverlap="1" wp14:anchorId="16C60117" wp14:editId="4524987C">
                <wp:simplePos x="0" y="0"/>
                <wp:positionH relativeFrom="column">
                  <wp:posOffset>2168525</wp:posOffset>
                </wp:positionH>
                <wp:positionV relativeFrom="paragraph">
                  <wp:posOffset>2670175</wp:posOffset>
                </wp:positionV>
                <wp:extent cx="987425" cy="322580"/>
                <wp:effectExtent l="0" t="0" r="3175" b="0"/>
                <wp:wrapNone/>
                <wp:docPr id="1921"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22" name="Freeform 743"/>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 name="Line 744"/>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4" name="Line 745"/>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5" name="Text Box 746"/>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B79A929"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60117" id="Group 742" o:spid="_x0000_s1332" style="position:absolute;margin-left:170.75pt;margin-top:210.25pt;width:77.75pt;height:25.4pt;z-index:251542016"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" o:allowincell="f">
                <v:shape id="Freeform 743" o:spid="_x0000_s1333"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" path="m1555,c1261,94,967,188,708,188,449,188,224,94,,e" filled="f">
                  <v:path arrowok="t" o:connecttype="custom" o:connectlocs="1555,0;708,188;0,0" o:connectangles="0,0,0"/>
                </v:shape>
                <v:line id="Line 744" o:spid="_x0000_s1334"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">
                  <o:lock v:ext="edit" shapetype="f"/>
                </v:line>
                <v:line id="Line 745" o:spid="_x0000_s1335"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">
                  <o:lock v:ext="edit" shapetype="f"/>
                </v:line>
                <v:shape id="Text Box 746" o:spid="_x0000_s1336"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" filled="f" stroked="f" strokecolor="red">
                  <v:path arrowok="t"/>
                  <v:textbox>
                    <w:txbxContent>
                      <w:p w14:paraId="2B79A929"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40992" behindDoc="0" locked="0" layoutInCell="0" allowOverlap="1" wp14:anchorId="27FAB1AD" wp14:editId="577F1183">
                <wp:simplePos x="0" y="0"/>
                <wp:positionH relativeFrom="column">
                  <wp:posOffset>1089660</wp:posOffset>
                </wp:positionH>
                <wp:positionV relativeFrom="paragraph">
                  <wp:posOffset>2670175</wp:posOffset>
                </wp:positionV>
                <wp:extent cx="987425" cy="322580"/>
                <wp:effectExtent l="0" t="0" r="3175" b="0"/>
                <wp:wrapNone/>
                <wp:docPr id="1916"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22580"/>
                          <a:chOff x="3564" y="5728"/>
                          <a:chExt cx="1555" cy="508"/>
                        </a:xfrm>
                      </wpg:grpSpPr>
                      <wps:wsp>
                        <wps:cNvPr id="1917" name="Freeform 738"/>
                        <wps:cNvSpPr>
                          <a:spLocks/>
                        </wps:cNvSpPr>
                        <wps:spPr bwMode="auto">
                          <a:xfrm>
                            <a:off x="3564" y="5788"/>
                            <a:ext cx="1555" cy="188"/>
                          </a:xfrm>
                          <a:custGeom>
                            <a:avLst/>
                            <a:gdLst>
                              <a:gd name="T0" fmla="*/ 1555 w 1555"/>
                              <a:gd name="T1" fmla="*/ 0 h 188"/>
                              <a:gd name="T2" fmla="*/ 708 w 1555"/>
                              <a:gd name="T3" fmla="*/ 188 h 188"/>
                              <a:gd name="T4" fmla="*/ 0 w 1555"/>
                              <a:gd name="T5" fmla="*/ 0 h 188"/>
                            </a:gdLst>
                            <a:ahLst/>
                            <a:cxnLst>
                              <a:cxn ang="0">
                                <a:pos x="T0" y="T1"/>
                              </a:cxn>
                              <a:cxn ang="0">
                                <a:pos x="T2" y="T3"/>
                              </a:cxn>
                              <a:cxn ang="0">
                                <a:pos x="T4" y="T5"/>
                              </a:cxn>
                            </a:cxnLst>
                            <a:rect l="0" t="0" r="r" b="b"/>
                            <a:pathLst>
                              <a:path w="1555" h="188">
                                <a:moveTo>
                                  <a:pt x="1555" y="0"/>
                                </a:moveTo>
                                <a:cubicBezTo>
                                  <a:pt x="1261" y="94"/>
                                  <a:pt x="967" y="188"/>
                                  <a:pt x="708" y="188"/>
                                </a:cubicBezTo>
                                <a:cubicBezTo>
                                  <a:pt x="449" y="188"/>
                                  <a:pt x="224" y="94"/>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8" name="Line 739"/>
                        <wps:cNvCnPr>
                          <a:cxnSpLocks/>
                        </wps:cNvCnPr>
                        <wps:spPr bwMode="auto">
                          <a:xfrm>
                            <a:off x="3564" y="5788"/>
                            <a:ext cx="0" cy="1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9" name="Line 740"/>
                        <wps:cNvCnPr>
                          <a:cxnSpLocks/>
                        </wps:cNvCnPr>
                        <wps:spPr bwMode="auto">
                          <a:xfrm flipV="1">
                            <a:off x="3564" y="5728"/>
                            <a:ext cx="10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Text Box 741"/>
                        <wps:cNvSpPr txBox="1">
                          <a:spLocks/>
                        </wps:cNvSpPr>
                        <wps:spPr bwMode="auto">
                          <a:xfrm>
                            <a:off x="3974" y="5912"/>
                            <a:ext cx="62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D199FF6" w14:textId="77777777" w:rsidR="004B179B" w:rsidRDefault="004B179B">
                              <w:pPr>
                                <w:rPr>
                                  <w:sz w:val="16"/>
                                </w:rPr>
                              </w:pPr>
                              <w:r>
                                <w:rPr>
                                  <w:sz w:val="16"/>
                                </w:rPr>
                                <w:t>west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AB1AD" id="Group 737" o:spid="_x0000_s1337" style="position:absolute;margin-left:85.8pt;margin-top:210.25pt;width:77.75pt;height:25.4pt;z-index:251540992" coordorigin="3564,5728" coordsize="155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" o:allowincell="f">
                <v:shape id="Freeform 738" o:spid="_x0000_s1338" style="position:absolute;left:3564;top:5788;width:1555;height:188;visibility:visible;mso-wrap-style:square;v-text-anchor:top" coordsize="155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" path="m1555,c1261,94,967,188,708,188,449,188,224,94,,e" filled="f">
                  <v:path arrowok="t" o:connecttype="custom" o:connectlocs="1555,0;708,188;0,0" o:connectangles="0,0,0"/>
                </v:shape>
                <v:line id="Line 739" o:spid="_x0000_s1339" style="position:absolute;visibility:visible;mso-wrap-style:square" from="3564,5788" to="3564,5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">
                  <o:lock v:ext="edit" shapetype="f"/>
                </v:line>
                <v:line id="Line 740" o:spid="_x0000_s1340" style="position:absolute;flip:y;visibility:visible;mso-wrap-style:square" from="3564,5728" to="3664,5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">
                  <o:lock v:ext="edit" shapetype="f"/>
                </v:line>
                <v:shape id="Text Box 741" o:spid="_x0000_s1341" type="#_x0000_t202" style="position:absolute;left:3974;top:5912;width:620;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" filled="f" stroked="f" strokecolor="red">
                  <v:path arrowok="t"/>
                  <v:textbox>
                    <w:txbxContent>
                      <w:p w14:paraId="4D199FF6" w14:textId="77777777" w:rsidR="004B179B" w:rsidRDefault="004B179B">
                        <w:pPr>
                          <w:rPr>
                            <w:sz w:val="16"/>
                          </w:rPr>
                        </w:pPr>
                        <w:r>
                          <w:rPr>
                            <w:sz w:val="16"/>
                          </w:rPr>
                          <w:t>west</w:t>
                        </w:r>
                      </w:p>
                    </w:txbxContent>
                  </v:textbox>
                </v:shape>
              </v:group>
            </w:pict>
          </mc:Fallback>
        </mc:AlternateContent>
      </w:r>
      <w:r>
        <w:rPr>
          <w:noProof/>
        </w:rPr>
        <mc:AlternateContent>
          <mc:Choice Requires="wpg">
            <w:drawing>
              <wp:anchor distT="0" distB="0" distL="114300" distR="114300" simplePos="0" relativeHeight="251539968" behindDoc="0" locked="0" layoutInCell="0" allowOverlap="1" wp14:anchorId="40CFBC5C" wp14:editId="7C79F33B">
                <wp:simplePos x="0" y="0"/>
                <wp:positionH relativeFrom="column">
                  <wp:posOffset>1089660</wp:posOffset>
                </wp:positionH>
                <wp:positionV relativeFrom="paragraph">
                  <wp:posOffset>4455795</wp:posOffset>
                </wp:positionV>
                <wp:extent cx="987425" cy="368300"/>
                <wp:effectExtent l="0" t="0" r="15875" b="0"/>
                <wp:wrapNone/>
                <wp:docPr id="1911"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912" name="Freeform 73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 name="Line 73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4" name="Line 73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5" name="Text Box 73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72814CE8"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FBC5C" id="Group 732" o:spid="_x0000_s1342" style="position:absolute;margin-left:85.8pt;margin-top:350.85pt;width:77.75pt;height:29pt;z-index:251539968"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" o:allowincell="f">
                <v:shape id="Freeform 733" o:spid="_x0000_s134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" path="m,196c257,98,515,,774,v259,,520,98,781,196e" filled="f">
                  <v:path arrowok="t" o:connecttype="custom" o:connectlocs="0,196;774,0;1555,196" o:connectangles="0,0,0"/>
                </v:shape>
                <v:line id="Line 734" o:spid="_x0000_s134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">
                  <o:lock v:ext="edit" shapetype="f"/>
                </v:line>
                <v:line id="Line 735" o:spid="_x0000_s134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">
                  <o:lock v:ext="edit" shapetype="f"/>
                </v:line>
                <v:shape id="Text Box 736" o:spid="_x0000_s134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" stroked="f" strokecolor="red">
                  <v:path arrowok="t"/>
                  <v:textbox>
                    <w:txbxContent>
                      <w:p w14:paraId="72814CE8"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8944" behindDoc="0" locked="0" layoutInCell="0" allowOverlap="1" wp14:anchorId="6D750828" wp14:editId="3DC6CBC3">
                <wp:simplePos x="0" y="0"/>
                <wp:positionH relativeFrom="column">
                  <wp:posOffset>2168525</wp:posOffset>
                </wp:positionH>
                <wp:positionV relativeFrom="paragraph">
                  <wp:posOffset>4455795</wp:posOffset>
                </wp:positionV>
                <wp:extent cx="987425" cy="368300"/>
                <wp:effectExtent l="0" t="0" r="15875" b="0"/>
                <wp:wrapNone/>
                <wp:docPr id="1906"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907" name="Freeform 72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Line 72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9" name="Line 73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0" name="Text Box 73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1F557349"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50828" id="Group 727" o:spid="_x0000_s1347" style="position:absolute;margin-left:170.75pt;margin-top:350.85pt;width:77.75pt;height:29pt;z-index:251538944"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" o:allowincell="f">
                <v:shape id="Freeform 728" o:spid="_x0000_s134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" path="m,196c257,98,515,,774,v259,,520,98,781,196e" filled="f">
                  <v:path arrowok="t" o:connecttype="custom" o:connectlocs="0,196;774,0;1555,196" o:connectangles="0,0,0"/>
                </v:shape>
                <v:line id="Line 729" o:spid="_x0000_s134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">
                  <o:lock v:ext="edit" shapetype="f"/>
                </v:line>
                <v:line id="Line 730" o:spid="_x0000_s135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">
                  <o:lock v:ext="edit" shapetype="f"/>
                </v:line>
                <v:shape id="Text Box 731" o:spid="_x0000_s135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" stroked="f" strokecolor="red">
                  <v:path arrowok="t"/>
                  <v:textbox>
                    <w:txbxContent>
                      <w:p w14:paraId="1F557349"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7920" behindDoc="0" locked="0" layoutInCell="0" allowOverlap="1" wp14:anchorId="0E83BA9B" wp14:editId="6E9A79B6">
                <wp:simplePos x="0" y="0"/>
                <wp:positionH relativeFrom="column">
                  <wp:posOffset>4326255</wp:posOffset>
                </wp:positionH>
                <wp:positionV relativeFrom="paragraph">
                  <wp:posOffset>4455795</wp:posOffset>
                </wp:positionV>
                <wp:extent cx="987425" cy="368300"/>
                <wp:effectExtent l="0" t="0" r="15875" b="0"/>
                <wp:wrapNone/>
                <wp:docPr id="1901"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902" name="Freeform 72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 name="Line 72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4" name="Line 72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72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72AEA229"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3BA9B" id="Group 722" o:spid="_x0000_s1352" style="position:absolute;margin-left:340.65pt;margin-top:350.85pt;width:77.75pt;height:29pt;z-index:251537920"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" o:allowincell="f">
                <v:shape id="Freeform 723" o:spid="_x0000_s135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" path="m,196c257,98,515,,774,v259,,520,98,781,196e" filled="f">
                  <v:path arrowok="t" o:connecttype="custom" o:connectlocs="0,196;774,0;1555,196" o:connectangles="0,0,0"/>
                </v:shape>
                <v:line id="Line 724" o:spid="_x0000_s135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">
                  <o:lock v:ext="edit" shapetype="f"/>
                </v:line>
                <v:line id="Line 725" o:spid="_x0000_s135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">
                  <o:lock v:ext="edit" shapetype="f"/>
                </v:line>
                <v:shape id="Text Box 726" o:spid="_x0000_s135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" stroked="f" strokecolor="red">
                  <v:path arrowok="t"/>
                  <v:textbox>
                    <w:txbxContent>
                      <w:p w14:paraId="72AEA229"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6896" behindDoc="0" locked="0" layoutInCell="0" allowOverlap="1" wp14:anchorId="373C3E2B" wp14:editId="1D29C5A0">
                <wp:simplePos x="0" y="0"/>
                <wp:positionH relativeFrom="column">
                  <wp:posOffset>3247390</wp:posOffset>
                </wp:positionH>
                <wp:positionV relativeFrom="paragraph">
                  <wp:posOffset>4455795</wp:posOffset>
                </wp:positionV>
                <wp:extent cx="987425" cy="368300"/>
                <wp:effectExtent l="0" t="0" r="15875" b="0"/>
                <wp:wrapNone/>
                <wp:docPr id="1896"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97" name="Freeform 71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 name="Line 71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72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0" name="Text Box 72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1ABF475C"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C3E2B" id="Group 717" o:spid="_x0000_s1357" style="position:absolute;margin-left:255.7pt;margin-top:350.85pt;width:77.75pt;height:29pt;z-index:251536896"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" o:allowincell="f">
                <v:shape id="Freeform 718" o:spid="_x0000_s135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" path="m,196c257,98,515,,774,v259,,520,98,781,196e" filled="f">
                  <v:path arrowok="t" o:connecttype="custom" o:connectlocs="0,196;774,0;1555,196" o:connectangles="0,0,0"/>
                </v:shape>
                <v:line id="Line 719" o:spid="_x0000_s135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">
                  <o:lock v:ext="edit" shapetype="f"/>
                </v:line>
                <v:line id="Line 720" o:spid="_x0000_s136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">
                  <o:lock v:ext="edit" shapetype="f"/>
                </v:line>
                <v:shape id="Text Box 721" o:spid="_x0000_s136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" stroked="f" strokecolor="red">
                  <v:path arrowok="t"/>
                  <v:textbox>
                    <w:txbxContent>
                      <w:p w14:paraId="1ABF475C"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5872" behindDoc="0" locked="0" layoutInCell="0" allowOverlap="1" wp14:anchorId="668F41F8" wp14:editId="20E2C5CD">
                <wp:simplePos x="0" y="0"/>
                <wp:positionH relativeFrom="column">
                  <wp:posOffset>1089660</wp:posOffset>
                </wp:positionH>
                <wp:positionV relativeFrom="paragraph">
                  <wp:posOffset>3383915</wp:posOffset>
                </wp:positionV>
                <wp:extent cx="987425" cy="368300"/>
                <wp:effectExtent l="0" t="0" r="15875" b="0"/>
                <wp:wrapNone/>
                <wp:docPr id="1891"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92" name="Freeform 71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 name="Line 71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4" name="Line 71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Text Box 71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11F2BE30"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F41F8" id="Group 712" o:spid="_x0000_s1362" style="position:absolute;margin-left:85.8pt;margin-top:266.45pt;width:77.75pt;height:29pt;z-index:251535872"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" o:allowincell="f">
                <v:shape id="Freeform 713" o:spid="_x0000_s136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" path="m,196c257,98,515,,774,v259,,520,98,781,196e" filled="f">
                  <v:path arrowok="t" o:connecttype="custom" o:connectlocs="0,196;774,0;1555,196" o:connectangles="0,0,0"/>
                </v:shape>
                <v:line id="Line 714" o:spid="_x0000_s136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">
                  <o:lock v:ext="edit" shapetype="f"/>
                </v:line>
                <v:line id="Line 715" o:spid="_x0000_s136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">
                  <o:lock v:ext="edit" shapetype="f"/>
                </v:line>
                <v:shape id="Text Box 716" o:spid="_x0000_s136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" stroked="f" strokecolor="red">
                  <v:path arrowok="t"/>
                  <v:textbox>
                    <w:txbxContent>
                      <w:p w14:paraId="11F2BE30"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4848" behindDoc="0" locked="0" layoutInCell="0" allowOverlap="1" wp14:anchorId="36CB02DE" wp14:editId="2539DDBC">
                <wp:simplePos x="0" y="0"/>
                <wp:positionH relativeFrom="column">
                  <wp:posOffset>2168525</wp:posOffset>
                </wp:positionH>
                <wp:positionV relativeFrom="paragraph">
                  <wp:posOffset>3383915</wp:posOffset>
                </wp:positionV>
                <wp:extent cx="987425" cy="368300"/>
                <wp:effectExtent l="0" t="0" r="15875" b="0"/>
                <wp:wrapNone/>
                <wp:docPr id="1886"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87" name="Freeform 70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8" name="Line 70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71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71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769D337A"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B02DE" id="Group 707" o:spid="_x0000_s1367" style="position:absolute;margin-left:170.75pt;margin-top:266.45pt;width:77.75pt;height:29pt;z-index:251534848"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" o:allowincell="f">
                <v:shape id="Freeform 708" o:spid="_x0000_s136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" path="m,196c257,98,515,,774,v259,,520,98,781,196e" filled="f">
                  <v:path arrowok="t" o:connecttype="custom" o:connectlocs="0,196;774,0;1555,196" o:connectangles="0,0,0"/>
                </v:shape>
                <v:line id="Line 709" o:spid="_x0000_s136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">
                  <o:lock v:ext="edit" shapetype="f"/>
                </v:line>
                <v:line id="Line 710" o:spid="_x0000_s137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ggkywAAAOI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">
                  <o:lock v:ext="edit" shapetype="f"/>
                </v:line>
                <v:shape id="Text Box 711" o:spid="_x0000_s137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" stroked="f" strokecolor="red">
                  <v:path arrowok="t"/>
                  <v:textbox>
                    <w:txbxContent>
                      <w:p w14:paraId="769D337A"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3824" behindDoc="0" locked="0" layoutInCell="0" allowOverlap="1" wp14:anchorId="37FC3C08" wp14:editId="6297C45D">
                <wp:simplePos x="0" y="0"/>
                <wp:positionH relativeFrom="column">
                  <wp:posOffset>4326255</wp:posOffset>
                </wp:positionH>
                <wp:positionV relativeFrom="paragraph">
                  <wp:posOffset>3383915</wp:posOffset>
                </wp:positionV>
                <wp:extent cx="987425" cy="368300"/>
                <wp:effectExtent l="0" t="0" r="15875" b="0"/>
                <wp:wrapNone/>
                <wp:docPr id="1881"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82" name="Freeform 70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Line 70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70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5" name="Text Box 70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558A4D23"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C3C08" id="Group 702" o:spid="_x0000_s1372" style="position:absolute;margin-left:340.65pt;margin-top:266.45pt;width:77.75pt;height:29pt;z-index:251533824"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" o:allowincell="f">
                <v:shape id="Freeform 703" o:spid="_x0000_s137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" path="m,196c257,98,515,,774,v259,,520,98,781,196e" filled="f">
                  <v:path arrowok="t" o:connecttype="custom" o:connectlocs="0,196;774,0;1555,196" o:connectangles="0,0,0"/>
                </v:shape>
                <v:line id="Line 704" o:spid="_x0000_s137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">
                  <o:lock v:ext="edit" shapetype="f"/>
                </v:line>
                <v:line id="Line 705" o:spid="_x0000_s137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6e6ywAAAOI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">
                  <o:lock v:ext="edit" shapetype="f"/>
                </v:line>
                <v:shape id="Text Box 706" o:spid="_x0000_s137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" stroked="f" strokecolor="red">
                  <v:path arrowok="t"/>
                  <v:textbox>
                    <w:txbxContent>
                      <w:p w14:paraId="558A4D23"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2800" behindDoc="0" locked="0" layoutInCell="0" allowOverlap="1" wp14:anchorId="73550C3B" wp14:editId="20C33B95">
                <wp:simplePos x="0" y="0"/>
                <wp:positionH relativeFrom="column">
                  <wp:posOffset>3247390</wp:posOffset>
                </wp:positionH>
                <wp:positionV relativeFrom="paragraph">
                  <wp:posOffset>3383915</wp:posOffset>
                </wp:positionV>
                <wp:extent cx="987425" cy="368300"/>
                <wp:effectExtent l="0" t="0" r="15875" b="0"/>
                <wp:wrapNone/>
                <wp:docPr id="1876"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77" name="Freeform 69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8" name="Line 69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9" name="Line 70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0" name="Text Box 70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5A240A31"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50C3B" id="Group 697" o:spid="_x0000_s1377" style="position:absolute;margin-left:255.7pt;margin-top:266.45pt;width:77.75pt;height:29pt;z-index:251532800"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" o:allowincell="f">
                <v:shape id="Freeform 698" o:spid="_x0000_s137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" path="m,196c257,98,515,,774,v259,,520,98,781,196e" filled="f">
                  <v:path arrowok="t" o:connecttype="custom" o:connectlocs="0,196;774,0;1555,196" o:connectangles="0,0,0"/>
                </v:shape>
                <v:line id="Line 699" o:spid="_x0000_s137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">
                  <o:lock v:ext="edit" shapetype="f"/>
                </v:line>
                <v:line id="Line 700" o:spid="_x0000_s138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">
                  <o:lock v:ext="edit" shapetype="f"/>
                </v:line>
                <v:shape id="Text Box 701" o:spid="_x0000_s138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" stroked="f" strokecolor="red">
                  <v:path arrowok="t"/>
                  <v:textbox>
                    <w:txbxContent>
                      <w:p w14:paraId="5A240A31"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1776" behindDoc="0" locked="0" layoutInCell="0" allowOverlap="1" wp14:anchorId="7CD17840" wp14:editId="0AFF2724">
                <wp:simplePos x="0" y="0"/>
                <wp:positionH relativeFrom="column">
                  <wp:posOffset>4326255</wp:posOffset>
                </wp:positionH>
                <wp:positionV relativeFrom="paragraph">
                  <wp:posOffset>144145</wp:posOffset>
                </wp:positionV>
                <wp:extent cx="987425" cy="368300"/>
                <wp:effectExtent l="0" t="0" r="15875" b="0"/>
                <wp:wrapNone/>
                <wp:docPr id="1871"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72" name="Freeform 69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 name="Line 69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69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5" name="Text Box 69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4C547F60"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17840" id="Group 692" o:spid="_x0000_s1382" style="position:absolute;margin-left:340.65pt;margin-top:11.35pt;width:77.75pt;height:29pt;z-index:251531776"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" o:allowincell="f">
                <v:shape id="Freeform 693" o:spid="_x0000_s138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" path="m,196c257,98,515,,774,v259,,520,98,781,196e" filled="f">
                  <v:path arrowok="t" o:connecttype="custom" o:connectlocs="0,196;774,0;1555,196" o:connectangles="0,0,0"/>
                </v:shape>
                <v:line id="Line 694" o:spid="_x0000_s138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">
                  <o:lock v:ext="edit" shapetype="f"/>
                </v:line>
                <v:line id="Line 695" o:spid="_x0000_s138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">
                  <o:lock v:ext="edit" shapetype="f"/>
                </v:line>
                <v:shape id="Text Box 696" o:spid="_x0000_s138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" stroked="f" strokecolor="red">
                  <v:path arrowok="t"/>
                  <v:textbox>
                    <w:txbxContent>
                      <w:p w14:paraId="4C547F60"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30752" behindDoc="0" locked="0" layoutInCell="0" allowOverlap="1" wp14:anchorId="798D352A" wp14:editId="393D8917">
                <wp:simplePos x="0" y="0"/>
                <wp:positionH relativeFrom="column">
                  <wp:posOffset>2168525</wp:posOffset>
                </wp:positionH>
                <wp:positionV relativeFrom="paragraph">
                  <wp:posOffset>144145</wp:posOffset>
                </wp:positionV>
                <wp:extent cx="987425" cy="368300"/>
                <wp:effectExtent l="0" t="0" r="15875" b="0"/>
                <wp:wrapNone/>
                <wp:docPr id="1866"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67" name="Freeform 68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8" name="Line 68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9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 name="Text Box 69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0E69342B"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D352A" id="Group 687" o:spid="_x0000_s1387" style="position:absolute;margin-left:170.75pt;margin-top:11.35pt;width:77.75pt;height:29pt;z-index:251530752"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" o:allowincell="f">
                <v:shape id="Freeform 688" o:spid="_x0000_s138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" path="m,196c257,98,515,,774,v259,,520,98,781,196e" filled="f">
                  <v:path arrowok="t" o:connecttype="custom" o:connectlocs="0,196;774,0;1555,196" o:connectangles="0,0,0"/>
                </v:shape>
                <v:line id="Line 689" o:spid="_x0000_s138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">
                  <o:lock v:ext="edit" shapetype="f"/>
                </v:line>
                <v:line id="Line 690" o:spid="_x0000_s139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">
                  <o:lock v:ext="edit" shapetype="f"/>
                </v:line>
                <v:shape id="Text Box 691" o:spid="_x0000_s139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" stroked="f" strokecolor="red">
                  <v:path arrowok="t"/>
                  <v:textbox>
                    <w:txbxContent>
                      <w:p w14:paraId="0E69342B"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9728" behindDoc="0" locked="0" layoutInCell="0" allowOverlap="1" wp14:anchorId="08C1025D" wp14:editId="6F845671">
                <wp:simplePos x="0" y="0"/>
                <wp:positionH relativeFrom="column">
                  <wp:posOffset>3247390</wp:posOffset>
                </wp:positionH>
                <wp:positionV relativeFrom="paragraph">
                  <wp:posOffset>144145</wp:posOffset>
                </wp:positionV>
                <wp:extent cx="987425" cy="368300"/>
                <wp:effectExtent l="0" t="0" r="15875" b="0"/>
                <wp:wrapNone/>
                <wp:docPr id="1861"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62" name="Freeform 68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Line 68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 name="Line 68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 name="Text Box 68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0F3C045F"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1025D" id="Group 682" o:spid="_x0000_s1392" style="position:absolute;margin-left:255.7pt;margin-top:11.35pt;width:77.75pt;height:29pt;z-index:251529728"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" o:allowincell="f">
                <v:shape id="Freeform 683" o:spid="_x0000_s139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" path="m,196c257,98,515,,774,v259,,520,98,781,196e" filled="f">
                  <v:path arrowok="t" o:connecttype="custom" o:connectlocs="0,196;774,0;1555,196" o:connectangles="0,0,0"/>
                </v:shape>
                <v:line id="Line 684" o:spid="_x0000_s139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">
                  <o:lock v:ext="edit" shapetype="f"/>
                </v:line>
                <v:line id="Line 685" o:spid="_x0000_s139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">
                  <o:lock v:ext="edit" shapetype="f"/>
                </v:line>
                <v:shape id="Text Box 686" o:spid="_x0000_s139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" stroked="f" strokecolor="red">
                  <v:path arrowok="t"/>
                  <v:textbox>
                    <w:txbxContent>
                      <w:p w14:paraId="0F3C045F"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8704" behindDoc="0" locked="0" layoutInCell="0" allowOverlap="1" wp14:anchorId="42F510C8" wp14:editId="4E919981">
                <wp:simplePos x="0" y="0"/>
                <wp:positionH relativeFrom="column">
                  <wp:posOffset>1089660</wp:posOffset>
                </wp:positionH>
                <wp:positionV relativeFrom="paragraph">
                  <wp:posOffset>144145</wp:posOffset>
                </wp:positionV>
                <wp:extent cx="987425" cy="368300"/>
                <wp:effectExtent l="0" t="0" r="15875" b="0"/>
                <wp:wrapNone/>
                <wp:docPr id="1856"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57" name="Freeform 67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 name="Line 67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9" name="Line 68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Text Box 68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35466A0C"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510C8" id="Group 677" o:spid="_x0000_s1397" style="position:absolute;margin-left:85.8pt;margin-top:11.35pt;width:77.75pt;height:29pt;z-index:251528704"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" o:allowincell="f">
                <v:shape id="Freeform 678" o:spid="_x0000_s139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" path="m,196c257,98,515,,774,v259,,520,98,781,196e" filled="f">
                  <v:path arrowok="t" o:connecttype="custom" o:connectlocs="0,196;774,0;1555,196" o:connectangles="0,0,0"/>
                </v:shape>
                <v:line id="Line 679" o:spid="_x0000_s139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">
                  <o:lock v:ext="edit" shapetype="f"/>
                </v:line>
                <v:line id="Line 680" o:spid="_x0000_s140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">
                  <o:lock v:ext="edit" shapetype="f"/>
                </v:line>
                <v:shape id="Text Box 681" o:spid="_x0000_s140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" stroked="f" strokecolor="red">
                  <v:path arrowok="t"/>
                  <v:textbox>
                    <w:txbxContent>
                      <w:p w14:paraId="35466A0C"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7680" behindDoc="0" locked="0" layoutInCell="0" allowOverlap="1" wp14:anchorId="42BAC354" wp14:editId="11E442B6">
                <wp:simplePos x="0" y="0"/>
                <wp:positionH relativeFrom="column">
                  <wp:posOffset>4326255</wp:posOffset>
                </wp:positionH>
                <wp:positionV relativeFrom="paragraph">
                  <wp:posOffset>1219835</wp:posOffset>
                </wp:positionV>
                <wp:extent cx="987425" cy="368300"/>
                <wp:effectExtent l="0" t="0" r="15875" b="0"/>
                <wp:wrapNone/>
                <wp:docPr id="1851"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52" name="Freeform 67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 name="Line 67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4" name="Line 67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5" name="Text Box 67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020084EE"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AC354" id="Group 672" o:spid="_x0000_s1402" style="position:absolute;margin-left:340.65pt;margin-top:96.05pt;width:77.75pt;height:29pt;z-index:251527680"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" o:allowincell="f">
                <v:shape id="Freeform 673" o:spid="_x0000_s140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" path="m,196c257,98,515,,774,v259,,520,98,781,196e" filled="f">
                  <v:path arrowok="t" o:connecttype="custom" o:connectlocs="0,196;774,0;1555,196" o:connectangles="0,0,0"/>
                </v:shape>
                <v:line id="Line 674" o:spid="_x0000_s140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">
                  <o:lock v:ext="edit" shapetype="f"/>
                </v:line>
                <v:line id="Line 675" o:spid="_x0000_s140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">
                  <o:lock v:ext="edit" shapetype="f"/>
                </v:line>
                <v:shape id="Text Box 676" o:spid="_x0000_s140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" stroked="f" strokecolor="red">
                  <v:path arrowok="t"/>
                  <v:textbox>
                    <w:txbxContent>
                      <w:p w14:paraId="020084EE"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6656" behindDoc="0" locked="0" layoutInCell="0" allowOverlap="1" wp14:anchorId="7CE007BF" wp14:editId="39961D1A">
                <wp:simplePos x="0" y="0"/>
                <wp:positionH relativeFrom="column">
                  <wp:posOffset>1089660</wp:posOffset>
                </wp:positionH>
                <wp:positionV relativeFrom="paragraph">
                  <wp:posOffset>1219835</wp:posOffset>
                </wp:positionV>
                <wp:extent cx="987425" cy="368300"/>
                <wp:effectExtent l="0" t="0" r="15875" b="0"/>
                <wp:wrapNone/>
                <wp:docPr id="1846"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47" name="Freeform 66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Line 66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7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0" name="Text Box 67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16F9920F"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007BF" id="Group 667" o:spid="_x0000_s1407" style="position:absolute;margin-left:85.8pt;margin-top:96.05pt;width:77.75pt;height:29pt;z-index:251526656"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" o:allowincell="f">
                <v:shape id="Freeform 668" o:spid="_x0000_s140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" path="m,196c257,98,515,,774,v259,,520,98,781,196e" filled="f">
                  <v:path arrowok="t" o:connecttype="custom" o:connectlocs="0,196;774,0;1555,196" o:connectangles="0,0,0"/>
                </v:shape>
                <v:line id="Line 669" o:spid="_x0000_s140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">
                  <o:lock v:ext="edit" shapetype="f"/>
                </v:line>
                <v:line id="Line 670" o:spid="_x0000_s141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">
                  <o:lock v:ext="edit" shapetype="f"/>
                </v:line>
                <v:shape id="Text Box 671" o:spid="_x0000_s141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" stroked="f" strokecolor="red">
                  <v:path arrowok="t"/>
                  <v:textbox>
                    <w:txbxContent>
                      <w:p w14:paraId="16F9920F"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5632" behindDoc="0" locked="0" layoutInCell="0" allowOverlap="1" wp14:anchorId="4EE74BE1" wp14:editId="1A56E3FD">
                <wp:simplePos x="0" y="0"/>
                <wp:positionH relativeFrom="column">
                  <wp:posOffset>2168525</wp:posOffset>
                </wp:positionH>
                <wp:positionV relativeFrom="paragraph">
                  <wp:posOffset>1219835</wp:posOffset>
                </wp:positionV>
                <wp:extent cx="987425" cy="368300"/>
                <wp:effectExtent l="0" t="0" r="15875" b="0"/>
                <wp:wrapNone/>
                <wp:docPr id="1841"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42" name="Freeform 66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3" name="Line 66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4" name="Line 66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5" name="Text Box 66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60508161"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74BE1" id="Group 662" o:spid="_x0000_s1412" style="position:absolute;margin-left:170.75pt;margin-top:96.05pt;width:77.75pt;height:29pt;z-index:251525632"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" o:allowincell="f">
                <v:shape id="Freeform 663" o:spid="_x0000_s141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" path="m,196c257,98,515,,774,v259,,520,98,781,196e" filled="f">
                  <v:path arrowok="t" o:connecttype="custom" o:connectlocs="0,196;774,0;1555,196" o:connectangles="0,0,0"/>
                </v:shape>
                <v:line id="Line 664" o:spid="_x0000_s141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">
                  <o:lock v:ext="edit" shapetype="f"/>
                </v:line>
                <v:line id="Line 665" o:spid="_x0000_s141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">
                  <o:lock v:ext="edit" shapetype="f"/>
                </v:line>
                <v:shape id="Text Box 666" o:spid="_x0000_s141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" stroked="f" strokecolor="red">
                  <v:path arrowok="t"/>
                  <v:textbox>
                    <w:txbxContent>
                      <w:p w14:paraId="60508161"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4608" behindDoc="0" locked="0" layoutInCell="0" allowOverlap="1" wp14:anchorId="12750DF2" wp14:editId="2FA4B6C3">
                <wp:simplePos x="0" y="0"/>
                <wp:positionH relativeFrom="column">
                  <wp:posOffset>3247390</wp:posOffset>
                </wp:positionH>
                <wp:positionV relativeFrom="paragraph">
                  <wp:posOffset>1219835</wp:posOffset>
                </wp:positionV>
                <wp:extent cx="987425" cy="368300"/>
                <wp:effectExtent l="0" t="0" r="15875" b="0"/>
                <wp:wrapNone/>
                <wp:docPr id="1836"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37" name="Freeform 65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 name="Line 65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9" name="Line 66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0" name="Text Box 66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55FE24B5"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50DF2" id="Group 657" o:spid="_x0000_s1417" style="position:absolute;margin-left:255.7pt;margin-top:96.05pt;width:77.75pt;height:29pt;z-index:251524608"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" o:allowincell="f">
                <v:shape id="Freeform 658" o:spid="_x0000_s141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" path="m,196c257,98,515,,774,v259,,520,98,781,196e" filled="f">
                  <v:path arrowok="t" o:connecttype="custom" o:connectlocs="0,196;774,0;1555,196" o:connectangles="0,0,0"/>
                </v:shape>
                <v:line id="Line 659" o:spid="_x0000_s141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">
                  <o:lock v:ext="edit" shapetype="f"/>
                </v:line>
                <v:line id="Line 660" o:spid="_x0000_s142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">
                  <o:lock v:ext="edit" shapetype="f"/>
                </v:line>
                <v:shape id="Text Box 661" o:spid="_x0000_s142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" stroked="f" strokecolor="red">
                  <v:path arrowok="t"/>
                  <v:textbox>
                    <w:txbxContent>
                      <w:p w14:paraId="55FE24B5"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3584" behindDoc="0" locked="0" layoutInCell="0" allowOverlap="1" wp14:anchorId="5D041301" wp14:editId="005A081A">
                <wp:simplePos x="0" y="0"/>
                <wp:positionH relativeFrom="column">
                  <wp:posOffset>1089660</wp:posOffset>
                </wp:positionH>
                <wp:positionV relativeFrom="paragraph">
                  <wp:posOffset>2301875</wp:posOffset>
                </wp:positionV>
                <wp:extent cx="987425" cy="368300"/>
                <wp:effectExtent l="0" t="0" r="15875" b="0"/>
                <wp:wrapNone/>
                <wp:docPr id="1831"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32" name="Freeform 65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3" name="Line 65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4" name="Line 65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5" name="Text Box 65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6A2D4156"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41301" id="Group 652" o:spid="_x0000_s1422" style="position:absolute;margin-left:85.8pt;margin-top:181.25pt;width:77.75pt;height:29pt;z-index:251523584"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" o:allowincell="f">
                <v:shape id="Freeform 653" o:spid="_x0000_s142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" path="m,196c257,98,515,,774,v259,,520,98,781,196e" filled="f">
                  <v:path arrowok="t" o:connecttype="custom" o:connectlocs="0,196;774,0;1555,196" o:connectangles="0,0,0"/>
                </v:shape>
                <v:line id="Line 654" o:spid="_x0000_s142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">
                  <o:lock v:ext="edit" shapetype="f"/>
                </v:line>
                <v:line id="Line 655" o:spid="_x0000_s142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">
                  <o:lock v:ext="edit" shapetype="f"/>
                </v:line>
                <v:shape id="Text Box 656" o:spid="_x0000_s142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" stroked="f" strokecolor="red">
                  <v:path arrowok="t"/>
                  <v:textbox>
                    <w:txbxContent>
                      <w:p w14:paraId="6A2D4156"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2560" behindDoc="0" locked="0" layoutInCell="0" allowOverlap="1" wp14:anchorId="18F56ECB" wp14:editId="1AA80EB5">
                <wp:simplePos x="0" y="0"/>
                <wp:positionH relativeFrom="column">
                  <wp:posOffset>2168525</wp:posOffset>
                </wp:positionH>
                <wp:positionV relativeFrom="paragraph">
                  <wp:posOffset>2301875</wp:posOffset>
                </wp:positionV>
                <wp:extent cx="987425" cy="368300"/>
                <wp:effectExtent l="0" t="0" r="15875" b="0"/>
                <wp:wrapNone/>
                <wp:docPr id="1825"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27" name="Freeform 64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8" name="Line 64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 name="Line 65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0" name="Text Box 65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0C5B5987"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56ECB" id="Group 647" o:spid="_x0000_s1427" style="position:absolute;margin-left:170.75pt;margin-top:181.25pt;width:77.75pt;height:29pt;z-index:251522560"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" o:allowincell="f">
                <v:shape id="Freeform 648" o:spid="_x0000_s142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" path="m,196c257,98,515,,774,v259,,520,98,781,196e" filled="f">
                  <v:path arrowok="t" o:connecttype="custom" o:connectlocs="0,196;774,0;1555,196" o:connectangles="0,0,0"/>
                </v:shape>
                <v:line id="Line 649" o:spid="_x0000_s142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">
                  <o:lock v:ext="edit" shapetype="f"/>
                </v:line>
                <v:line id="Line 650" o:spid="_x0000_s143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">
                  <o:lock v:ext="edit" shapetype="f"/>
                </v:line>
                <v:shape id="Text Box 651" o:spid="_x0000_s143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" stroked="f" strokecolor="red">
                  <v:path arrowok="t"/>
                  <v:textbox>
                    <w:txbxContent>
                      <w:p w14:paraId="0C5B5987"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1536" behindDoc="0" locked="0" layoutInCell="0" allowOverlap="1" wp14:anchorId="3C48F700" wp14:editId="56387E57">
                <wp:simplePos x="0" y="0"/>
                <wp:positionH relativeFrom="column">
                  <wp:posOffset>4326255</wp:posOffset>
                </wp:positionH>
                <wp:positionV relativeFrom="paragraph">
                  <wp:posOffset>2301875</wp:posOffset>
                </wp:positionV>
                <wp:extent cx="987425" cy="368300"/>
                <wp:effectExtent l="0" t="0" r="15875" b="0"/>
                <wp:wrapNone/>
                <wp:docPr id="1820"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21" name="Freeform 643"/>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 name="Line 644"/>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 name="Line 645"/>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 name="Text Box 646"/>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642C9EBF"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8F700" id="Group 642" o:spid="_x0000_s1432" style="position:absolute;margin-left:340.65pt;margin-top:181.25pt;width:77.75pt;height:29pt;z-index:251521536"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" o:allowincell="f">
                <v:shape id="Freeform 643" o:spid="_x0000_s1433"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" path="m,196c257,98,515,,774,v259,,520,98,781,196e" filled="f">
                  <v:path arrowok="t" o:connecttype="custom" o:connectlocs="0,196;774,0;1555,196" o:connectangles="0,0,0"/>
                </v:shape>
                <v:line id="Line 644" o:spid="_x0000_s1434"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">
                  <o:lock v:ext="edit" shapetype="f"/>
                </v:line>
                <v:line id="Line 645" o:spid="_x0000_s1435"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">
                  <o:lock v:ext="edit" shapetype="f"/>
                </v:line>
                <v:shape id="Text Box 646" o:spid="_x0000_s1436"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" stroked="f" strokecolor="red">
                  <v:path arrowok="t"/>
                  <v:textbox>
                    <w:txbxContent>
                      <w:p w14:paraId="642C9EBF" w14:textId="77777777" w:rsidR="004B179B" w:rsidRDefault="004B179B">
                        <w:pPr>
                          <w:rPr>
                            <w:sz w:val="16"/>
                          </w:rPr>
                        </w:pPr>
                        <w:r>
                          <w:rPr>
                            <w:sz w:val="16"/>
                          </w:rPr>
                          <w:t>east</w:t>
                        </w:r>
                      </w:p>
                    </w:txbxContent>
                  </v:textbox>
                </v:shape>
              </v:group>
            </w:pict>
          </mc:Fallback>
        </mc:AlternateContent>
      </w:r>
      <w:r>
        <w:rPr>
          <w:noProof/>
        </w:rPr>
        <mc:AlternateContent>
          <mc:Choice Requires="wpg">
            <w:drawing>
              <wp:anchor distT="0" distB="0" distL="114300" distR="114300" simplePos="0" relativeHeight="251520512" behindDoc="0" locked="0" layoutInCell="0" allowOverlap="1" wp14:anchorId="5053BCA0" wp14:editId="37782AFB">
                <wp:simplePos x="0" y="0"/>
                <wp:positionH relativeFrom="column">
                  <wp:posOffset>3247390</wp:posOffset>
                </wp:positionH>
                <wp:positionV relativeFrom="paragraph">
                  <wp:posOffset>2301875</wp:posOffset>
                </wp:positionV>
                <wp:extent cx="987425" cy="368300"/>
                <wp:effectExtent l="0" t="0" r="15875" b="0"/>
                <wp:wrapNone/>
                <wp:docPr id="1815"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368300"/>
                          <a:chOff x="6962" y="5124"/>
                          <a:chExt cx="1555" cy="580"/>
                        </a:xfrm>
                      </wpg:grpSpPr>
                      <wps:wsp>
                        <wps:cNvPr id="1816" name="Freeform 638"/>
                        <wps:cNvSpPr>
                          <a:spLocks/>
                        </wps:cNvSpPr>
                        <wps:spPr bwMode="auto">
                          <a:xfrm>
                            <a:off x="6962" y="5448"/>
                            <a:ext cx="1555" cy="196"/>
                          </a:xfrm>
                          <a:custGeom>
                            <a:avLst/>
                            <a:gdLst>
                              <a:gd name="T0" fmla="*/ 0 w 1555"/>
                              <a:gd name="T1" fmla="*/ 196 h 196"/>
                              <a:gd name="T2" fmla="*/ 774 w 1555"/>
                              <a:gd name="T3" fmla="*/ 0 h 196"/>
                              <a:gd name="T4" fmla="*/ 1555 w 1555"/>
                              <a:gd name="T5" fmla="*/ 196 h 196"/>
                            </a:gdLst>
                            <a:ahLst/>
                            <a:cxnLst>
                              <a:cxn ang="0">
                                <a:pos x="T0" y="T1"/>
                              </a:cxn>
                              <a:cxn ang="0">
                                <a:pos x="T2" y="T3"/>
                              </a:cxn>
                              <a:cxn ang="0">
                                <a:pos x="T4" y="T5"/>
                              </a:cxn>
                            </a:cxnLst>
                            <a:rect l="0" t="0" r="r" b="b"/>
                            <a:pathLst>
                              <a:path w="1555" h="196">
                                <a:moveTo>
                                  <a:pt x="0" y="196"/>
                                </a:moveTo>
                                <a:cubicBezTo>
                                  <a:pt x="257" y="98"/>
                                  <a:pt x="515" y="0"/>
                                  <a:pt x="774" y="0"/>
                                </a:cubicBezTo>
                                <a:cubicBezTo>
                                  <a:pt x="1033" y="0"/>
                                  <a:pt x="1294" y="98"/>
                                  <a:pt x="1555" y="1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Line 639"/>
                        <wps:cNvCnPr>
                          <a:cxnSpLocks/>
                        </wps:cNvCnPr>
                        <wps:spPr bwMode="auto">
                          <a:xfrm flipH="1" flipV="1">
                            <a:off x="8456" y="5512"/>
                            <a:ext cx="6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 name="Line 640"/>
                        <wps:cNvCnPr>
                          <a:cxnSpLocks/>
                        </wps:cNvCnPr>
                        <wps:spPr bwMode="auto">
                          <a:xfrm flipH="1">
                            <a:off x="8408" y="5644"/>
                            <a:ext cx="109"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 name="Text Box 641"/>
                        <wps:cNvSpPr txBox="1">
                          <a:spLocks/>
                        </wps:cNvSpPr>
                        <wps:spPr bwMode="auto">
                          <a:xfrm>
                            <a:off x="7372" y="5124"/>
                            <a:ext cx="596" cy="324"/>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14:paraId="1D48A909" w14:textId="77777777" w:rsidR="004B179B" w:rsidRDefault="004B179B">
                              <w:pPr>
                                <w:rPr>
                                  <w:sz w:val="16"/>
                                </w:rPr>
                              </w:pPr>
                              <w:r>
                                <w:rPr>
                                  <w:sz w:val="16"/>
                                </w:rPr>
                                <w:t>east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3BCA0" id="Group 637" o:spid="_x0000_s1437" style="position:absolute;margin-left:255.7pt;margin-top:181.25pt;width:77.75pt;height:29pt;z-index:251520512" coordorigin="6962,5124" coordsize="155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" o:allowincell="f">
                <v:shape id="Freeform 638" o:spid="_x0000_s1438" style="position:absolute;left:6962;top:5448;width:1555;height:196;visibility:visible;mso-wrap-style:square;v-text-anchor:top" coordsize="1555,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" path="m,196c257,98,515,,774,v259,,520,98,781,196e" filled="f">
                  <v:path arrowok="t" o:connecttype="custom" o:connectlocs="0,196;774,0;1555,196" o:connectangles="0,0,0"/>
                </v:shape>
                <v:line id="Line 639" o:spid="_x0000_s1439" style="position:absolute;flip:x y;visibility:visible;mso-wrap-style:square" from="8456,5512" to="8517,5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">
                  <o:lock v:ext="edit" shapetype="f"/>
                </v:line>
                <v:line id="Line 640" o:spid="_x0000_s1440" style="position:absolute;flip:x;visibility:visible;mso-wrap-style:square" from="8408,5644" to="8517,5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">
                  <o:lock v:ext="edit" shapetype="f"/>
                </v:line>
                <v:shape id="Text Box 641" o:spid="_x0000_s1441" type="#_x0000_t202" style="position:absolute;left:7372;top:5124;width:596;height:3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" stroked="f" strokecolor="red">
                  <v:path arrowok="t"/>
                  <v:textbox>
                    <w:txbxContent>
                      <w:p w14:paraId="1D48A909" w14:textId="77777777" w:rsidR="004B179B" w:rsidRDefault="004B179B">
                        <w:pPr>
                          <w:rPr>
                            <w:sz w:val="16"/>
                          </w:rPr>
                        </w:pPr>
                        <w:r>
                          <w:rPr>
                            <w:sz w:val="16"/>
                          </w:rPr>
                          <w:t>east</w:t>
                        </w:r>
                      </w:p>
                    </w:txbxContent>
                  </v:textbox>
                </v:shape>
              </v:group>
            </w:pict>
          </mc:Fallback>
        </mc:AlternateContent>
      </w:r>
      <w:r>
        <w:rPr>
          <w:noProof/>
        </w:rPr>
        <mc:AlternateContent>
          <mc:Choice Requires="wps">
            <w:drawing>
              <wp:anchor distT="0" distB="0" distL="114300" distR="114300" simplePos="0" relativeHeight="251519488" behindDoc="0" locked="0" layoutInCell="0" allowOverlap="1" wp14:anchorId="1815A565" wp14:editId="1176CEBD">
                <wp:simplePos x="0" y="0"/>
                <wp:positionH relativeFrom="column">
                  <wp:posOffset>5313680</wp:posOffset>
                </wp:positionH>
                <wp:positionV relativeFrom="paragraph">
                  <wp:posOffset>4774565</wp:posOffset>
                </wp:positionV>
                <wp:extent cx="91440" cy="91440"/>
                <wp:effectExtent l="0" t="0" r="0" b="0"/>
                <wp:wrapNone/>
                <wp:docPr id="1814" name="Oval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73AF0" id="Oval 636" o:spid="_x0000_s1026" style="position:absolute;margin-left:418.4pt;margin-top:375.95pt;width:7.2pt;height:7.2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LcVdRnkAAAAEAEAAA8AAABkcnMvZG93bnJldi54&#13;&#10;bWxMj01Pg0AQhu8m/ofNmHizCzQgUpbG+JHY3ixEr1MYgcjuEnZp8d87nuplkvl63+fNt4sexIkm&#13;&#10;11ujIFwFIMjUtulNq6AqX+9SEM6jaXCwhhT8kINtcX2VY9bYs3mn08G3gkWMy1BB5/2YSenqjjS6&#13;&#10;lR3J8O7LTho9t1MrmwnPLK4HGQVBIjX2hh06HOmpo/r7MGsFfldG84j7OHyrPnd1Fe0/XkpU6vZm&#13;&#10;ed5wedyA8LT4ywf8ZWB+KBjsaGfTODEoSNcJ83sF93H4AIIv0jiMQBx5kiRrkEUu/wcpfgE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C3FXUZ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18464" behindDoc="0" locked="0" layoutInCell="0" allowOverlap="1" wp14:anchorId="15E5E13C" wp14:editId="2EFE7398">
                <wp:simplePos x="0" y="0"/>
                <wp:positionH relativeFrom="column">
                  <wp:posOffset>4234815</wp:posOffset>
                </wp:positionH>
                <wp:positionV relativeFrom="paragraph">
                  <wp:posOffset>4774565</wp:posOffset>
                </wp:positionV>
                <wp:extent cx="91440" cy="91440"/>
                <wp:effectExtent l="0" t="0" r="0" b="0"/>
                <wp:wrapNone/>
                <wp:docPr id="1813" name="Oval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F4C90" id="Oval 635" o:spid="_x0000_s1026" style="position:absolute;margin-left:333.45pt;margin-top:375.95pt;width:7.2pt;height:7.2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CTqUDziAAAAEAEAAA8AAABkcnMvZG93bnJldi54&#13;&#10;bWxMT0tPg0AQvpv4HzZj4s0u0HStlKUxPhLbm4XodQorENlZwi4t/nvHU71M5vHN98i2s+3FyYy+&#13;&#10;c6QhXkQgDFWu7qjRUBavd2sQPiDV2DsyGn6Mh21+fZVhWrszvZvTITSCScinqKENYUil9FVrLPqF&#13;&#10;Gwzx7cuNFgOPYyPrEc9MbnuZRJGSFjtihRYH89Sa6vswWQ1hVyTTgPtV/FZ+7qoy2X+8FKj17c38&#13;&#10;vOHyuAERzBwuH/CXgf1DzsaObqLai16DUuqBoRruVzE3jFDreAniyBulliDzTP4Pkv8C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JOpQPO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17440" behindDoc="0" locked="0" layoutInCell="0" allowOverlap="1" wp14:anchorId="72A55BEB" wp14:editId="4CC42E12">
                <wp:simplePos x="0" y="0"/>
                <wp:positionH relativeFrom="column">
                  <wp:posOffset>998220</wp:posOffset>
                </wp:positionH>
                <wp:positionV relativeFrom="paragraph">
                  <wp:posOffset>4774565</wp:posOffset>
                </wp:positionV>
                <wp:extent cx="91440" cy="91440"/>
                <wp:effectExtent l="0" t="0" r="0" b="0"/>
                <wp:wrapNone/>
                <wp:docPr id="1812" name="Oval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DCFB3" id="Oval 634" o:spid="_x0000_s1026" style="position:absolute;margin-left:78.6pt;margin-top:375.95pt;width:7.2pt;height:7.2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BZN5GPiAAAAEAEAAA8AAABkcnMvZG93bnJldi54&#13;&#10;bWxMT01Pg0AQvZv4HzZj4s0uYAClLI3xI7G9WYhepzACkd0l7NLiv3d6qpdJ3syb95FvFj2II02u&#13;&#10;t0ZBuApAkKlt05tWQVW+3T2AcB5Ng4M1pOCXHGyK66scs8aezAcd974VLGJchgo678dMSld3pNGt&#13;&#10;7EiGb9920ugZTq1sJjyxuB5kFASJ1NgbduhwpOeO6p/9rBX4bRnNI+7i8L362tZVtPt8LVGp25vl&#13;&#10;Zc3jaQ3C0+IvH3DuwPmh4GAHO5vGiYFxnEZMVZDG4SOIMyMNExAH3iTJPcgil/+LFH8A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Fk3kY+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16416" behindDoc="0" locked="0" layoutInCell="0" allowOverlap="1" wp14:anchorId="1D28515E" wp14:editId="2EC63B0C">
                <wp:simplePos x="0" y="0"/>
                <wp:positionH relativeFrom="column">
                  <wp:posOffset>2077085</wp:posOffset>
                </wp:positionH>
                <wp:positionV relativeFrom="paragraph">
                  <wp:posOffset>4774565</wp:posOffset>
                </wp:positionV>
                <wp:extent cx="91440" cy="91440"/>
                <wp:effectExtent l="0" t="0" r="0" b="0"/>
                <wp:wrapNone/>
                <wp:docPr id="1811" name="Oval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2786B1" id="Oval 633" o:spid="_x0000_s1026" style="position:absolute;margin-left:163.55pt;margin-top:375.95pt;width:7.2pt;height:7.2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E3M2s3kAAAAEAEAAA8AAABkcnMvZG93bnJldi54&#13;&#10;bWxMT01PhDAQvZv4H5ox8eaWgrDKUjbGj8TdmwvR6yytQKQtoWUX/73jSS+TzLw376PYLmZgJz35&#13;&#10;3lkJYhUB07ZxqrethLp6ubkD5gNahYOzWsK39rAtLy8KzJU72zd9OoSWkYj1OUroQhhzzn3TaYN+&#13;&#10;5UZtCft0k8FA69RyNeGZxM3A4yjKuMHekkOHo37sdPN1mI2EsKviecR9Kl7rj11Tx/v35wqlvL5a&#13;&#10;njY0HjbAgl7C3wf8dqD8UFKwo5ut8myQkMRrQVQJ61TcAyNGcitSYEe6ZFkCvCz4/yLlDwA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BNzNrN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15392" behindDoc="0" locked="0" layoutInCell="0" allowOverlap="1" wp14:anchorId="05D4022C" wp14:editId="3163F80D">
                <wp:simplePos x="0" y="0"/>
                <wp:positionH relativeFrom="column">
                  <wp:posOffset>3155950</wp:posOffset>
                </wp:positionH>
                <wp:positionV relativeFrom="paragraph">
                  <wp:posOffset>4774565</wp:posOffset>
                </wp:positionV>
                <wp:extent cx="91440" cy="91440"/>
                <wp:effectExtent l="0" t="0" r="0" b="0"/>
                <wp:wrapNone/>
                <wp:docPr id="1810" name="Oval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772B14" id="Oval 632" o:spid="_x0000_s1026" style="position:absolute;margin-left:248.5pt;margin-top:375.95pt;width:7.2pt;height:7.2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" o:allowincell="f">
                <v:path arrowok="t"/>
              </v:oval>
            </w:pict>
          </mc:Fallback>
        </mc:AlternateContent>
      </w:r>
      <w:r>
        <w:rPr>
          <w:noProof/>
        </w:rPr>
        <mc:AlternateContent>
          <mc:Choice Requires="wps">
            <w:drawing>
              <wp:anchor distT="0" distB="0" distL="114300" distR="114300" simplePos="0" relativeHeight="251514368" behindDoc="0" locked="0" layoutInCell="0" allowOverlap="1" wp14:anchorId="632FC8B0" wp14:editId="3B32EA18">
                <wp:simplePos x="0" y="0"/>
                <wp:positionH relativeFrom="column">
                  <wp:posOffset>5313680</wp:posOffset>
                </wp:positionH>
                <wp:positionV relativeFrom="paragraph">
                  <wp:posOffset>3695700</wp:posOffset>
                </wp:positionV>
                <wp:extent cx="91440" cy="91440"/>
                <wp:effectExtent l="0" t="0" r="0" b="0"/>
                <wp:wrapNone/>
                <wp:docPr id="1809"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9A34B" id="Oval 631" o:spid="_x0000_s1026" style="position:absolute;margin-left:418.4pt;margin-top:291pt;width:7.2pt;height:7.2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Fw0TxPkAAAAEAEAAA8AAABkcnMvZG93bnJldi54&#13;&#10;bWxMj8tugzAQRfeV+g/WVOquMbgFEYKJqj6kJrsG1Gwn2AVUbCNsEvr3na7azUjzuvfcYruYgZ31&#13;&#10;5HtnJcSrCJi2jVO9bSXU1etdBswHtAoHZ7WEb+1hW15fFZgrd7Hv+nwILSMR63OU0IUw5pz7ptMG&#13;&#10;/cqN2tLu000GA7VTy9WEFxI3AxdRlHKDvSWHDkf91Onm6zAbCWFXiXnEfRK/1cddU4v9x0uFUt7e&#13;&#10;LM8bKo8bYEEv4e8DfjMQP5QEdnKzVZ4NErL7lPiDhCQTlIwusiQWwE40WacPwMuC/w9S/gA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BcNE8T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13344" behindDoc="0" locked="0" layoutInCell="0" allowOverlap="1" wp14:anchorId="2B4B729C" wp14:editId="0878A6FD">
                <wp:simplePos x="0" y="0"/>
                <wp:positionH relativeFrom="column">
                  <wp:posOffset>4234815</wp:posOffset>
                </wp:positionH>
                <wp:positionV relativeFrom="paragraph">
                  <wp:posOffset>3695700</wp:posOffset>
                </wp:positionV>
                <wp:extent cx="91440" cy="91440"/>
                <wp:effectExtent l="0" t="0" r="0" b="0"/>
                <wp:wrapNone/>
                <wp:docPr id="1808" name="Oval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095FE" id="Oval 630" o:spid="_x0000_s1026" style="position:absolute;margin-left:333.45pt;margin-top:291pt;width:7.2pt;height:7.2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" o:allowincell="f">
                <v:path arrowok="t"/>
              </v:oval>
            </w:pict>
          </mc:Fallback>
        </mc:AlternateContent>
      </w:r>
      <w:r>
        <w:rPr>
          <w:noProof/>
        </w:rPr>
        <mc:AlternateContent>
          <mc:Choice Requires="wps">
            <w:drawing>
              <wp:anchor distT="0" distB="0" distL="114300" distR="114300" simplePos="0" relativeHeight="251512320" behindDoc="0" locked="0" layoutInCell="0" allowOverlap="1" wp14:anchorId="17AAE2FF" wp14:editId="11D31520">
                <wp:simplePos x="0" y="0"/>
                <wp:positionH relativeFrom="column">
                  <wp:posOffset>998220</wp:posOffset>
                </wp:positionH>
                <wp:positionV relativeFrom="paragraph">
                  <wp:posOffset>3695700</wp:posOffset>
                </wp:positionV>
                <wp:extent cx="91440" cy="91440"/>
                <wp:effectExtent l="0" t="0" r="0" b="0"/>
                <wp:wrapNone/>
                <wp:docPr id="1807" name="Oval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6C42E" id="Oval 629" o:spid="_x0000_s1026" style="position:absolute;margin-left:78.6pt;margin-top:291pt;width:7.2pt;height:7.2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P1s3mniAAAAEAEAAA8AAABkcnMvZG93bnJldi54&#13;&#10;bWxMT8tugzAQvFfqP1hbqbfGYBWSEkxU9SEluTWg9rrBLqBiG2GT0L/P5tReVprd2Xnkm9n07KRH&#13;&#10;3zkrIV5EwLStnepsI6Eq3x9WwHxAq7B3Vkv41R42xe1NjplyZ/uhT4fQMBKxPkMJbQhDxrmvW23Q&#13;&#10;L9ygLd2+3WgwEBwbrkY8k7jpuYiilBvsLDm0OOiXVtc/h8lICLtSTAPuk3hbfe3qSuw/30qU8v5u&#13;&#10;fl3TeF4DC3oOfx9w7UD5oaBgRzdZ5VlPOFkKokpIVoKaXRnLOAV2pM1T+gi8yPn/IsUF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Wzeae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11296" behindDoc="0" locked="0" layoutInCell="0" allowOverlap="1" wp14:anchorId="69DE20D9" wp14:editId="099F15D4">
                <wp:simplePos x="0" y="0"/>
                <wp:positionH relativeFrom="column">
                  <wp:posOffset>2077085</wp:posOffset>
                </wp:positionH>
                <wp:positionV relativeFrom="paragraph">
                  <wp:posOffset>3695700</wp:posOffset>
                </wp:positionV>
                <wp:extent cx="91440" cy="91440"/>
                <wp:effectExtent l="0" t="0" r="0" b="0"/>
                <wp:wrapNone/>
                <wp:docPr id="1806" name="Oval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D01F66" id="Oval 628" o:spid="_x0000_s1026" style="position:absolute;margin-left:163.55pt;margin-top:291pt;width:7.2pt;height:7.2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" o:allowincell="f">
                <v:path arrowok="t"/>
              </v:oval>
            </w:pict>
          </mc:Fallback>
        </mc:AlternateContent>
      </w:r>
      <w:r>
        <w:rPr>
          <w:noProof/>
        </w:rPr>
        <mc:AlternateContent>
          <mc:Choice Requires="wps">
            <w:drawing>
              <wp:anchor distT="0" distB="0" distL="114300" distR="114300" simplePos="0" relativeHeight="251510272" behindDoc="0" locked="0" layoutInCell="0" allowOverlap="1" wp14:anchorId="37151632" wp14:editId="3F014E23">
                <wp:simplePos x="0" y="0"/>
                <wp:positionH relativeFrom="column">
                  <wp:posOffset>3155950</wp:posOffset>
                </wp:positionH>
                <wp:positionV relativeFrom="paragraph">
                  <wp:posOffset>3695700</wp:posOffset>
                </wp:positionV>
                <wp:extent cx="91440" cy="91440"/>
                <wp:effectExtent l="0" t="0" r="0" b="0"/>
                <wp:wrapNone/>
                <wp:docPr id="1805" name="Oval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A02D6" id="Oval 627" o:spid="_x0000_s1026" style="position:absolute;margin-left:248.5pt;margin-top:291pt;width:7.2pt;height:7.2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NgCaTjkAAAAEAEAAA8AAABkcnMvZG93bnJldi54&#13;&#10;bWxMj09vgzAMxe+T9h0iT9ptDSDoWkqopv2R2t5W0HZ1wQM0kiASWvbt6522i/Us28/vl21n3Ysz&#13;&#10;ja6zRkG4CECQqWzdmUZBWbw9rEA4j6bG3hpS8EMOtvntTYZpbS/mnc5H3wg2MS5FBa33Qyqlq1rS&#13;&#10;6BZ2IMOzLztq9NyOjaxHvLC57mUUBEupsTP8ocWBnluqvo+TVuD3RTQNeEjCXfm5r8ro8PFaoFL3&#13;&#10;d/PLhsvTBoSn2f9dwC8D54ecg53sZGonegXx+pGBvIJkFbHgjSQMYxAnFutlDDLP5H+Q/Ao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DYAmk4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09248" behindDoc="0" locked="0" layoutInCell="0" allowOverlap="1" wp14:anchorId="301F639E" wp14:editId="3F3D6224">
                <wp:simplePos x="0" y="0"/>
                <wp:positionH relativeFrom="column">
                  <wp:posOffset>5313680</wp:posOffset>
                </wp:positionH>
                <wp:positionV relativeFrom="paragraph">
                  <wp:posOffset>2616835</wp:posOffset>
                </wp:positionV>
                <wp:extent cx="91440" cy="91440"/>
                <wp:effectExtent l="0" t="0" r="0" b="0"/>
                <wp:wrapNone/>
                <wp:docPr id="1804" name="Oval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9C4B6" id="Oval 626" o:spid="_x0000_s1026" style="position:absolute;margin-left:418.4pt;margin-top:206.05pt;width:7.2pt;height:7.2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CuCj/XkAAAAEAEAAA8AAABkcnMvZG93bnJldi54&#13;&#10;bWxMj8tugzAQRfeV+g/WVOquMbgFIYKJqj6kJrsG1G4n2AEUbCNsEvr3na7SzUjzuvfcYrOYgZ31&#13;&#10;5HtnJcSrCJi2jVO9bSXU1ftDBswHtAoHZ7WEH+1hU97eFJgrd7Gf+rwPLSMR63OU0IUw5pz7ptMG&#13;&#10;/cqN2tLu6CaDgdqp5WrCC4mbgYsoSrnB3pJDh6N+6XRz2s9GQthWYh5xl8Qf9fe2qcXu661CKe/v&#13;&#10;ltc1lec1sKCXcP2AvwzEDyWBHdxslWeDhOwxJf4g4SkWMTC6yJJYADvQRKQJ8LLg/4OUvwA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Argo/1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08224" behindDoc="0" locked="0" layoutInCell="0" allowOverlap="1" wp14:anchorId="30EACC55" wp14:editId="3AAD96C5">
                <wp:simplePos x="0" y="0"/>
                <wp:positionH relativeFrom="column">
                  <wp:posOffset>4234815</wp:posOffset>
                </wp:positionH>
                <wp:positionV relativeFrom="paragraph">
                  <wp:posOffset>2616835</wp:posOffset>
                </wp:positionV>
                <wp:extent cx="91440" cy="91440"/>
                <wp:effectExtent l="0" t="0" r="0" b="0"/>
                <wp:wrapNone/>
                <wp:docPr id="1803" name="Oval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2C6B5" id="Oval 625" o:spid="_x0000_s1026" style="position:absolute;margin-left:333.45pt;margin-top:206.05pt;width:7.2pt;height:7.2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" o:allowincell="f">
                <v:path arrowok="t"/>
              </v:oval>
            </w:pict>
          </mc:Fallback>
        </mc:AlternateContent>
      </w:r>
      <w:r>
        <w:rPr>
          <w:noProof/>
        </w:rPr>
        <mc:AlternateContent>
          <mc:Choice Requires="wps">
            <w:drawing>
              <wp:anchor distT="0" distB="0" distL="114300" distR="114300" simplePos="0" relativeHeight="251507200" behindDoc="0" locked="0" layoutInCell="0" allowOverlap="1" wp14:anchorId="307DDEC1" wp14:editId="67D76E20">
                <wp:simplePos x="0" y="0"/>
                <wp:positionH relativeFrom="column">
                  <wp:posOffset>998220</wp:posOffset>
                </wp:positionH>
                <wp:positionV relativeFrom="paragraph">
                  <wp:posOffset>2616835</wp:posOffset>
                </wp:positionV>
                <wp:extent cx="91440" cy="91440"/>
                <wp:effectExtent l="0" t="0" r="0" b="0"/>
                <wp:wrapNone/>
                <wp:docPr id="1802" name="Oval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F1EF6B" id="Oval 624" o:spid="_x0000_s1026" style="position:absolute;margin-left:78.6pt;margin-top:206.05pt;width:7.2pt;height:7.2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IraHo/iAAAAEAEAAA8AAABkcnMvZG93bnJldi54&#13;&#10;bWxMT8tOwzAQvCPxD9YicaOOLZKiNE6FeEi0N5oIrtvYJBGxHcVOG/6e7QkuK83u7DyK7WIHdjJT&#13;&#10;6L1TIFYJMOMar3vXKqir17sHYCGi0zh4ZxT8mADb8vqqwFz7s3s3p0NsGYm4kKOCLsYx5zw0nbEY&#13;&#10;Vn40jm5ffrIYCU4t1xOeSdwOXCZJxi32jhw6HM1TZ5rvw2wVxF0l5xH3qXirP3dNLfcfLxUqdXuz&#13;&#10;PG9oPG6ARbPEvw+4dKD8UFKwo5+dDmwgnK4lURXcCymAXRhrkQE70kZmKfCy4P+LlL8A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itoej+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06176" behindDoc="0" locked="0" layoutInCell="0" allowOverlap="1" wp14:anchorId="4EA89D90" wp14:editId="35B17248">
                <wp:simplePos x="0" y="0"/>
                <wp:positionH relativeFrom="column">
                  <wp:posOffset>2077085</wp:posOffset>
                </wp:positionH>
                <wp:positionV relativeFrom="paragraph">
                  <wp:posOffset>2616835</wp:posOffset>
                </wp:positionV>
                <wp:extent cx="91440" cy="91440"/>
                <wp:effectExtent l="0" t="0" r="0" b="0"/>
                <wp:wrapNone/>
                <wp:docPr id="1801" name="Oval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70668" id="Oval 623" o:spid="_x0000_s1026" style="position:absolute;margin-left:163.55pt;margin-top:206.05pt;width:7.2pt;height:7.2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NFbICHiAAAAEAEAAA8AAABkcnMvZG93bnJldi54&#13;&#10;bWxMT8lOwzAQvSPxD9YgcaOO3aagNE6FWCTaG00E12lskojYjmKnDX/PcCqX0Sxv3pJvZ9uzkxlD&#13;&#10;550CsUiAGVd73blGQVW+3j0ACxGdxt47o+DHBNgW11c5Ztqf3bs5HWLDiMSFDBW0MQ4Z56FujcWw&#13;&#10;8INxdPvyo8VI49hwPeKZyG3PZZKsucXOkUKLg3lqTf19mKyCuCvlNOA+FW/V566u5P7jpUSlbm/m&#13;&#10;5w2Vxw2waOZ4+YC/DOQfCjJ29JPTgfUKlvJeEFTBSkhqCLFciRTYkTZynQIvcv4/SPEL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0VsgIe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05152" behindDoc="0" locked="0" layoutInCell="0" allowOverlap="1" wp14:anchorId="737A0D3E" wp14:editId="2C5B029A">
                <wp:simplePos x="0" y="0"/>
                <wp:positionH relativeFrom="column">
                  <wp:posOffset>3155950</wp:posOffset>
                </wp:positionH>
                <wp:positionV relativeFrom="paragraph">
                  <wp:posOffset>2616835</wp:posOffset>
                </wp:positionV>
                <wp:extent cx="91440" cy="91440"/>
                <wp:effectExtent l="0" t="0" r="0" b="0"/>
                <wp:wrapNone/>
                <wp:docPr id="1800" name="Oval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50725" id="Oval 622" o:spid="_x0000_s1026" style="position:absolute;margin-left:248.5pt;margin-top:206.05pt;width:7.2pt;height:7.2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" o:allowincell="f">
                <v:path arrowok="t"/>
              </v:oval>
            </w:pict>
          </mc:Fallback>
        </mc:AlternateContent>
      </w:r>
      <w:r>
        <w:rPr>
          <w:noProof/>
        </w:rPr>
        <mc:AlternateContent>
          <mc:Choice Requires="wps">
            <w:drawing>
              <wp:anchor distT="0" distB="0" distL="114300" distR="114300" simplePos="0" relativeHeight="251504128" behindDoc="0" locked="0" layoutInCell="0" allowOverlap="1" wp14:anchorId="3A7FAA2F" wp14:editId="4EB0978D">
                <wp:simplePos x="0" y="0"/>
                <wp:positionH relativeFrom="column">
                  <wp:posOffset>5313680</wp:posOffset>
                </wp:positionH>
                <wp:positionV relativeFrom="paragraph">
                  <wp:posOffset>1537970</wp:posOffset>
                </wp:positionV>
                <wp:extent cx="91440" cy="91440"/>
                <wp:effectExtent l="0" t="0" r="0" b="0"/>
                <wp:wrapNone/>
                <wp:docPr id="1799" name="Oval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FE99E" id="Oval 621" o:spid="_x0000_s1026" style="position:absolute;margin-left:418.4pt;margin-top:121.1pt;width:7.2pt;height:7.2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" o:allowincell="f">
                <v:path arrowok="t"/>
              </v:oval>
            </w:pict>
          </mc:Fallback>
        </mc:AlternateContent>
      </w:r>
      <w:r>
        <w:rPr>
          <w:noProof/>
        </w:rPr>
        <mc:AlternateContent>
          <mc:Choice Requires="wps">
            <w:drawing>
              <wp:anchor distT="0" distB="0" distL="114300" distR="114300" simplePos="0" relativeHeight="251503104" behindDoc="0" locked="0" layoutInCell="0" allowOverlap="1" wp14:anchorId="67B2EB30" wp14:editId="55F59103">
                <wp:simplePos x="0" y="0"/>
                <wp:positionH relativeFrom="column">
                  <wp:posOffset>4234815</wp:posOffset>
                </wp:positionH>
                <wp:positionV relativeFrom="paragraph">
                  <wp:posOffset>1537970</wp:posOffset>
                </wp:positionV>
                <wp:extent cx="91440" cy="91440"/>
                <wp:effectExtent l="0" t="0" r="0" b="0"/>
                <wp:wrapNone/>
                <wp:docPr id="1798" name="Oval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BE727" id="Oval 620" o:spid="_x0000_s1026" style="position:absolute;margin-left:333.45pt;margin-top:121.1pt;width:7.2pt;height:7.2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" o:allowincell="f">
                <v:path arrowok="t"/>
              </v:oval>
            </w:pict>
          </mc:Fallback>
        </mc:AlternateContent>
      </w:r>
      <w:r>
        <w:rPr>
          <w:noProof/>
        </w:rPr>
        <mc:AlternateContent>
          <mc:Choice Requires="wps">
            <w:drawing>
              <wp:anchor distT="0" distB="0" distL="114300" distR="114300" simplePos="0" relativeHeight="251502080" behindDoc="0" locked="0" layoutInCell="0" allowOverlap="1" wp14:anchorId="48C9149A" wp14:editId="65284317">
                <wp:simplePos x="0" y="0"/>
                <wp:positionH relativeFrom="column">
                  <wp:posOffset>998220</wp:posOffset>
                </wp:positionH>
                <wp:positionV relativeFrom="paragraph">
                  <wp:posOffset>1537970</wp:posOffset>
                </wp:positionV>
                <wp:extent cx="91440" cy="91440"/>
                <wp:effectExtent l="0" t="0" r="0" b="0"/>
                <wp:wrapNone/>
                <wp:docPr id="1797" name="Oval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88AF1" id="Oval 619" o:spid="_x0000_s1026" style="position:absolute;margin-left:78.6pt;margin-top:121.1pt;width:7.2pt;height:7.2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Mf9mpfiAAAAEAEAAA8AAABkcnMvZG93bnJldi54&#13;&#10;bWxMT01vgzAMvU/af4g8abc1EA06UUI17UNae1tB29UFD9BIgkho2b+fe9oulp/9/Pxevl3MIE40&#13;&#10;+d5ZDfEqAkG2dk1vWw1V+Xr3AMIHtA0OzpKGH/KwLa6vcswad7bvdDqEVrCI9Rlq6EIYMyl93ZFB&#13;&#10;v3IjWd59uclgYDi1spnwzOJmkCqKUmmwt/yhw5GeOqq/D7PREHalmkfcJ/Fb9bmrK7X/eClR69ub&#13;&#10;5XnD5XEDItAS/i7gkoH9Q8HGjm62jRcD42StmKpB3StuLox1nII48iRJU5BFLv8HKX4B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x/2al+IAAAAQ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501056" behindDoc="0" locked="0" layoutInCell="0" allowOverlap="1" wp14:anchorId="54A2BFD1" wp14:editId="02A59570">
                <wp:simplePos x="0" y="0"/>
                <wp:positionH relativeFrom="column">
                  <wp:posOffset>2077085</wp:posOffset>
                </wp:positionH>
                <wp:positionV relativeFrom="paragraph">
                  <wp:posOffset>1537970</wp:posOffset>
                </wp:positionV>
                <wp:extent cx="91440" cy="91440"/>
                <wp:effectExtent l="0" t="0" r="0" b="0"/>
                <wp:wrapNone/>
                <wp:docPr id="1796" name="Oval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B8B57" id="Oval 618" o:spid="_x0000_s1026" style="position:absolute;margin-left:163.55pt;margin-top:121.1pt;width:7.2pt;height:7.2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Jx8pDnkAAAAEAEAAA8AAABkcnMvZG93bnJldi54&#13;&#10;bWxMT8tugzAQvFfqP1hbqbfG4AQaEUxU9SE1uTWg5rrBLqBiG2GT0L/v9pReVtqd2Xnk29n07KxH&#13;&#10;3zkrIV5EwLStnepsI6Eq3x7WwHxAq7B3Vkv40R62xe1NjplyF/uhz4fQMBKxPkMJbQhDxrmvW23Q&#13;&#10;L9ygLWFfbjQYaB0brka8kLjpuYiilBvsLDm0OOjnVtffh8lICLtSTAPuk/i9Ou7qSuw/X0uU8v5u&#13;&#10;ftnQeNoAC3oO1w/460D5oaBgJzdZ5VkvYSkeY6JKECshgBFjuYoTYCe6JGkKvMj5/yLFLwA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CcfKQ5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500032" behindDoc="0" locked="0" layoutInCell="0" allowOverlap="1" wp14:anchorId="25629B5E" wp14:editId="52EF2909">
                <wp:simplePos x="0" y="0"/>
                <wp:positionH relativeFrom="column">
                  <wp:posOffset>3155950</wp:posOffset>
                </wp:positionH>
                <wp:positionV relativeFrom="paragraph">
                  <wp:posOffset>1537970</wp:posOffset>
                </wp:positionV>
                <wp:extent cx="91440" cy="91440"/>
                <wp:effectExtent l="0" t="0" r="0" b="0"/>
                <wp:wrapNone/>
                <wp:docPr id="1795" name="Oval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650E2" id="Oval 617" o:spid="_x0000_s1026" style="position:absolute;margin-left:248.5pt;margin-top:121.1pt;width:7.2pt;height:7.2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" o:allowincell="f">
                <v:path arrowok="t"/>
              </v:oval>
            </w:pict>
          </mc:Fallback>
        </mc:AlternateContent>
      </w:r>
      <w:r>
        <w:rPr>
          <w:noProof/>
        </w:rPr>
        <mc:AlternateContent>
          <mc:Choice Requires="wps">
            <w:drawing>
              <wp:anchor distT="0" distB="0" distL="114300" distR="114300" simplePos="0" relativeHeight="251499008" behindDoc="0" locked="0" layoutInCell="0" allowOverlap="1" wp14:anchorId="3C061E7A" wp14:editId="51CC10DA">
                <wp:simplePos x="0" y="0"/>
                <wp:positionH relativeFrom="column">
                  <wp:posOffset>-38100</wp:posOffset>
                </wp:positionH>
                <wp:positionV relativeFrom="paragraph">
                  <wp:posOffset>215265</wp:posOffset>
                </wp:positionV>
                <wp:extent cx="601980" cy="205740"/>
                <wp:effectExtent l="0" t="0" r="0" b="0"/>
                <wp:wrapNone/>
                <wp:docPr id="1794"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19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FAC74BF" w14:textId="77777777" w:rsidR="004B179B" w:rsidRDefault="004B179B">
                            <w:pPr>
                              <w:rPr>
                                <w:sz w:val="16"/>
                              </w:rPr>
                            </w:pPr>
                            <w:r>
                              <w:rPr>
                                <w:sz w:val="16"/>
                              </w:rPr>
                              <w:t>input-link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61E7A" id="Text Box 616" o:spid="_x0000_s1442" type="#_x0000_t202" style="position:absolute;margin-left:-3pt;margin-top:16.95pt;width:47.4pt;height:16.2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" o:allowincell="f" filled="f" stroked="f" strokecolor="red">
                <v:path arrowok="t"/>
                <v:textbox>
                  <w:txbxContent>
                    <w:p w14:paraId="3FAC74BF" w14:textId="77777777" w:rsidR="004B179B" w:rsidRDefault="004B179B">
                      <w:pPr>
                        <w:rPr>
                          <w:sz w:val="16"/>
                        </w:rPr>
                      </w:pPr>
                      <w:r>
                        <w:rPr>
                          <w:sz w:val="16"/>
                        </w:rPr>
                        <w:t>input-link</w:t>
                      </w:r>
                    </w:p>
                  </w:txbxContent>
                </v:textbox>
              </v:shape>
            </w:pict>
          </mc:Fallback>
        </mc:AlternateContent>
      </w:r>
      <w:r>
        <w:rPr>
          <w:noProof/>
        </w:rPr>
        <mc:AlternateContent>
          <mc:Choice Requires="wps">
            <w:drawing>
              <wp:anchor distT="0" distB="0" distL="114300" distR="114300" simplePos="0" relativeHeight="251497984" behindDoc="0" locked="0" layoutInCell="0" allowOverlap="1" wp14:anchorId="1CAF4F91" wp14:editId="0C8C3563">
                <wp:simplePos x="0" y="0"/>
                <wp:positionH relativeFrom="column">
                  <wp:posOffset>521970</wp:posOffset>
                </wp:positionH>
                <wp:positionV relativeFrom="paragraph">
                  <wp:posOffset>485775</wp:posOffset>
                </wp:positionV>
                <wp:extent cx="723900" cy="205740"/>
                <wp:effectExtent l="0" t="0" r="0" b="0"/>
                <wp:wrapNone/>
                <wp:docPr id="1793"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90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E9D3AED" w14:textId="77777777" w:rsidR="004B179B" w:rsidRDefault="004B179B">
                            <w:pPr>
                              <w:rPr>
                                <w:sz w:val="16"/>
                              </w:rPr>
                            </w:pPr>
                            <w:r>
                              <w:rPr>
                                <w:sz w:val="16"/>
                              </w:rPr>
                              <w:t>my-location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4F91" id="Text Box 615" o:spid="_x0000_s1443" type="#_x0000_t202" style="position:absolute;margin-left:41.1pt;margin-top:38.25pt;width:57pt;height:16.2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" o:allowincell="f" filled="f" stroked="f" strokecolor="red">
                <v:path arrowok="t"/>
                <v:textbox>
                  <w:txbxContent>
                    <w:p w14:paraId="7E9D3AED" w14:textId="77777777" w:rsidR="004B179B" w:rsidRDefault="004B179B">
                      <w:pPr>
                        <w:rPr>
                          <w:sz w:val="16"/>
                        </w:rPr>
                      </w:pPr>
                      <w:r>
                        <w:rPr>
                          <w:sz w:val="16"/>
                        </w:rPr>
                        <w:t>my-location</w:t>
                      </w:r>
                    </w:p>
                  </w:txbxContent>
                </v:textbox>
              </v:shape>
            </w:pict>
          </mc:Fallback>
        </mc:AlternateContent>
      </w:r>
      <w:r>
        <w:rPr>
          <w:noProof/>
        </w:rPr>
        <mc:AlternateContent>
          <mc:Choice Requires="wps">
            <w:drawing>
              <wp:anchor distT="0" distB="0" distL="114300" distR="114300" simplePos="0" relativeHeight="251496960" behindDoc="0" locked="0" layoutInCell="0" allowOverlap="1" wp14:anchorId="79E8C3EB" wp14:editId="71B10DF9">
                <wp:simplePos x="0" y="0"/>
                <wp:positionH relativeFrom="column">
                  <wp:posOffset>5313680</wp:posOffset>
                </wp:positionH>
                <wp:positionV relativeFrom="paragraph">
                  <wp:posOffset>459105</wp:posOffset>
                </wp:positionV>
                <wp:extent cx="91440" cy="91440"/>
                <wp:effectExtent l="0" t="0" r="0" b="0"/>
                <wp:wrapNone/>
                <wp:docPr id="1792" name="Oval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56BE8" id="Oval 614" o:spid="_x0000_s1026" style="position:absolute;margin-left:418.4pt;margin-top:36.15pt;width:7.2pt;height:7.2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" o:allowincell="f">
                <v:path arrowok="t"/>
              </v:oval>
            </w:pict>
          </mc:Fallback>
        </mc:AlternateContent>
      </w:r>
      <w:r>
        <w:rPr>
          <w:noProof/>
        </w:rPr>
        <mc:AlternateContent>
          <mc:Choice Requires="wps">
            <w:drawing>
              <wp:anchor distT="0" distB="0" distL="114300" distR="114300" simplePos="0" relativeHeight="251495936" behindDoc="0" locked="0" layoutInCell="0" allowOverlap="1" wp14:anchorId="3071F02F" wp14:editId="1E18161D">
                <wp:simplePos x="0" y="0"/>
                <wp:positionH relativeFrom="column">
                  <wp:posOffset>4234815</wp:posOffset>
                </wp:positionH>
                <wp:positionV relativeFrom="paragraph">
                  <wp:posOffset>459105</wp:posOffset>
                </wp:positionV>
                <wp:extent cx="91440" cy="91440"/>
                <wp:effectExtent l="0" t="0" r="0" b="0"/>
                <wp:wrapNone/>
                <wp:docPr id="127" name="Oval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5E9E9" id="Oval 613" o:spid="_x0000_s1026" style="position:absolute;margin-left:333.45pt;margin-top:36.15pt;width:7.2pt;height:7.2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" o:allowincell="f">
                <v:path arrowok="t"/>
              </v:oval>
            </w:pict>
          </mc:Fallback>
        </mc:AlternateContent>
      </w:r>
      <w:r>
        <w:rPr>
          <w:noProof/>
        </w:rPr>
        <mc:AlternateContent>
          <mc:Choice Requires="wps">
            <w:drawing>
              <wp:anchor distT="0" distB="0" distL="114300" distR="114300" simplePos="0" relativeHeight="251494912" behindDoc="0" locked="0" layoutInCell="0" allowOverlap="1" wp14:anchorId="1D15249D" wp14:editId="4F2A58DA">
                <wp:simplePos x="0" y="0"/>
                <wp:positionH relativeFrom="column">
                  <wp:posOffset>998220</wp:posOffset>
                </wp:positionH>
                <wp:positionV relativeFrom="paragraph">
                  <wp:posOffset>459105</wp:posOffset>
                </wp:positionV>
                <wp:extent cx="91440" cy="91440"/>
                <wp:effectExtent l="0" t="0" r="0" b="0"/>
                <wp:wrapNone/>
                <wp:docPr id="126" name="Oval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13315" id="Oval 612" o:spid="_x0000_s1026" style="position:absolute;margin-left:78.6pt;margin-top:36.15pt;width:7.2pt;height:7.2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" o:allowincell="f">
                <v:path arrowok="t"/>
              </v:oval>
            </w:pict>
          </mc:Fallback>
        </mc:AlternateContent>
      </w:r>
      <w:r>
        <w:rPr>
          <w:noProof/>
        </w:rPr>
        <mc:AlternateContent>
          <mc:Choice Requires="wps">
            <w:drawing>
              <wp:anchor distT="0" distB="0" distL="114300" distR="114300" simplePos="0" relativeHeight="251493888" behindDoc="0" locked="0" layoutInCell="0" allowOverlap="1" wp14:anchorId="269F776B" wp14:editId="4EB4FDA4">
                <wp:simplePos x="0" y="0"/>
                <wp:positionH relativeFrom="column">
                  <wp:posOffset>2077085</wp:posOffset>
                </wp:positionH>
                <wp:positionV relativeFrom="paragraph">
                  <wp:posOffset>459105</wp:posOffset>
                </wp:positionV>
                <wp:extent cx="91440" cy="91440"/>
                <wp:effectExtent l="0" t="0" r="0" b="0"/>
                <wp:wrapNone/>
                <wp:docPr id="125" name="Oval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EC01A" id="Oval 611" o:spid="_x0000_s1026" style="position:absolute;margin-left:163.55pt;margin-top:36.15pt;width:7.2pt;height:7.2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G5dpZ3iAAAADgEAAA8AAABkcnMvZG93bnJldi54&#13;&#10;bWxMT8lugzAQvVfqP1hTqbfGYJoQEUxUdZGa3BpQc53gCaBiG2GT0L+ve2ovIz3NW/PtrHt2odF1&#13;&#10;1kiIFxEwMrVVnWkkVOXbwxqY82gU9taQhG9ysC1ub3LMlL2aD7ocfMOCiXEZSmi9HzLOXd2SRrew&#13;&#10;A5nwO9tRow9wbLga8RrMdc9FFK24xs6EhBYHem6p/jpMWoLflWIacL+M36vjrq7E/vO1RCnv7+aX&#13;&#10;TThPG2CeZv+ngN8NoT8UodjJTkY51ktIRBoHqoRUJMACIXmMl8BOEtarFHiR8/8zih8A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bl2lneIAAAAOAQAADwAAAAAAAAAAAAAAAABJBAAA&#13;&#10;ZHJzL2Rvd25yZXYueG1sUEsFBgAAAAAEAAQA8wAAAFgFAAAAAA==&#13;&#10;" o:allowincell="f">
                <v:path arrowok="t"/>
              </v:oval>
            </w:pict>
          </mc:Fallback>
        </mc:AlternateContent>
      </w:r>
      <w:r>
        <w:rPr>
          <w:noProof/>
        </w:rPr>
        <mc:AlternateContent>
          <mc:Choice Requires="wps">
            <w:drawing>
              <wp:anchor distT="0" distB="0" distL="114300" distR="114300" simplePos="0" relativeHeight="251492864" behindDoc="0" locked="0" layoutInCell="0" allowOverlap="1" wp14:anchorId="10735825" wp14:editId="34093592">
                <wp:simplePos x="0" y="0"/>
                <wp:positionH relativeFrom="column">
                  <wp:posOffset>3155950</wp:posOffset>
                </wp:positionH>
                <wp:positionV relativeFrom="paragraph">
                  <wp:posOffset>459105</wp:posOffset>
                </wp:positionV>
                <wp:extent cx="91440" cy="91440"/>
                <wp:effectExtent l="0" t="0" r="0" b="0"/>
                <wp:wrapNone/>
                <wp:docPr id="124" name="Oval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F91DC" id="Oval 610" o:spid="_x0000_s1026" style="position:absolute;margin-left:248.5pt;margin-top:36.15pt;width:7.2pt;height:7.2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" o:allowincell="f">
                <v:path arrowok="t"/>
              </v:oval>
            </w:pict>
          </mc:Fallback>
        </mc:AlternateContent>
      </w:r>
      <w:r>
        <w:rPr>
          <w:noProof/>
        </w:rPr>
        <mc:AlternateContent>
          <mc:Choice Requires="wps">
            <w:drawing>
              <wp:anchor distT="0" distB="0" distL="114300" distR="114300" simplePos="0" relativeHeight="251491840" behindDoc="0" locked="0" layoutInCell="0" allowOverlap="1" wp14:anchorId="6058E95F" wp14:editId="4DFDB85A">
                <wp:simplePos x="0" y="0"/>
                <wp:positionH relativeFrom="column">
                  <wp:posOffset>15240</wp:posOffset>
                </wp:positionH>
                <wp:positionV relativeFrom="paragraph">
                  <wp:posOffset>421005</wp:posOffset>
                </wp:positionV>
                <wp:extent cx="91440" cy="91440"/>
                <wp:effectExtent l="0" t="0" r="0" b="0"/>
                <wp:wrapNone/>
                <wp:docPr id="123" name="Oval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48568" id="Oval 609" o:spid="_x0000_s1026" style="position:absolute;margin-left:1.2pt;margin-top:33.15pt;width:7.2pt;height:7.2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" o:allowincell="f">
                <v:path arrowok="t"/>
              </v:oval>
            </w:pict>
          </mc:Fallback>
        </mc:AlternateContent>
      </w:r>
      <w:r>
        <w:rPr>
          <w:noProof/>
        </w:rPr>
        <mc:AlternateContent>
          <mc:Choice Requires="wps">
            <w:drawing>
              <wp:anchor distT="0" distB="0" distL="114300" distR="114300" simplePos="0" relativeHeight="251490816" behindDoc="0" locked="0" layoutInCell="0" allowOverlap="1" wp14:anchorId="1996428B" wp14:editId="34838CEA">
                <wp:simplePos x="0" y="0"/>
                <wp:positionH relativeFrom="column">
                  <wp:posOffset>106680</wp:posOffset>
                </wp:positionH>
                <wp:positionV relativeFrom="paragraph">
                  <wp:posOffset>459105</wp:posOffset>
                </wp:positionV>
                <wp:extent cx="457200" cy="0"/>
                <wp:effectExtent l="0" t="63500" r="0" b="50800"/>
                <wp:wrapNone/>
                <wp:docPr id="122"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9DD68" id="Line 608"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6.15pt" to="44.4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" o:allowincell="f">
                <v:stroke endarrow="block"/>
                <o:lock v:ext="edit" shapetype="f"/>
              </v:line>
            </w:pict>
          </mc:Fallback>
        </mc:AlternateContent>
      </w:r>
    </w:p>
    <w:p w14:paraId="6277568B" w14:textId="77777777" w:rsidR="004B179B" w:rsidRDefault="004B179B"/>
    <w:p w14:paraId="17400C7B" w14:textId="77777777" w:rsidR="004B179B" w:rsidRDefault="007B3A13">
      <w:r>
        <w:rPr>
          <w:noProof/>
        </w:rPr>
        <mc:AlternateContent>
          <mc:Choice Requires="wps">
            <w:drawing>
              <wp:anchor distT="0" distB="0" distL="114300" distR="114300" simplePos="0" relativeHeight="251489792" behindDoc="0" locked="0" layoutInCell="0" allowOverlap="1" wp14:anchorId="35C1AC40" wp14:editId="61F9D26A">
                <wp:simplePos x="0" y="0"/>
                <wp:positionH relativeFrom="column">
                  <wp:posOffset>563880</wp:posOffset>
                </wp:positionH>
                <wp:positionV relativeFrom="paragraph">
                  <wp:posOffset>128905</wp:posOffset>
                </wp:positionV>
                <wp:extent cx="91440" cy="91440"/>
                <wp:effectExtent l="0" t="0" r="0" b="0"/>
                <wp:wrapNone/>
                <wp:docPr id="121" name="Oval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9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A0181" id="Oval 607" o:spid="_x0000_s1026" style="position:absolute;margin-left:44.4pt;margin-top:10.15pt;width:7.2pt;height:7.2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" o:allowincell="f">
                <v:path arrowok="t"/>
              </v:oval>
            </w:pict>
          </mc:Fallback>
        </mc:AlternateContent>
      </w:r>
    </w:p>
    <w:p w14:paraId="0F2B9970" w14:textId="77777777" w:rsidR="004B179B" w:rsidRDefault="004B179B"/>
    <w:p w14:paraId="16AA0D7F" w14:textId="77777777" w:rsidR="004B179B" w:rsidRDefault="004B179B"/>
    <w:p w14:paraId="14D47045" w14:textId="77777777" w:rsidR="004B179B" w:rsidRDefault="004B179B"/>
    <w:p w14:paraId="34E3C435" w14:textId="77777777" w:rsidR="004B179B" w:rsidRDefault="007B3A13">
      <w:r>
        <w:rPr>
          <w:noProof/>
        </w:rPr>
        <mc:AlternateContent>
          <mc:Choice Requires="wps">
            <w:drawing>
              <wp:anchor distT="0" distB="0" distL="114300" distR="114300" simplePos="0" relativeHeight="251689472" behindDoc="0" locked="0" layoutInCell="0" allowOverlap="1" wp14:anchorId="480A0B11" wp14:editId="44576DDB">
                <wp:simplePos x="0" y="0"/>
                <wp:positionH relativeFrom="column">
                  <wp:posOffset>5659755</wp:posOffset>
                </wp:positionH>
                <wp:positionV relativeFrom="paragraph">
                  <wp:posOffset>130175</wp:posOffset>
                </wp:positionV>
                <wp:extent cx="758190" cy="205740"/>
                <wp:effectExtent l="0" t="0" r="0" b="0"/>
                <wp:wrapNone/>
                <wp:docPr id="120"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2B7582A"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A0B11" id="Text Box 1042" o:spid="_x0000_s1444" type="#_x0000_t202" style="position:absolute;margin-left:445.65pt;margin-top:10.25pt;width:59.7pt;height:16.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" o:allowincell="f" filled="f" stroked="f" strokecolor="red">
                <v:path arrowok="t"/>
                <v:textbox>
                  <w:txbxContent>
                    <w:p w14:paraId="72B7582A"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858432" behindDoc="0" locked="0" layoutInCell="0" allowOverlap="1" wp14:anchorId="691E4CDD" wp14:editId="4A77A01D">
                <wp:simplePos x="0" y="0"/>
                <wp:positionH relativeFrom="column">
                  <wp:posOffset>4589145</wp:posOffset>
                </wp:positionH>
                <wp:positionV relativeFrom="paragraph">
                  <wp:posOffset>130175</wp:posOffset>
                </wp:positionV>
                <wp:extent cx="758190" cy="205740"/>
                <wp:effectExtent l="0" t="0" r="0" b="0"/>
                <wp:wrapNone/>
                <wp:docPr id="119" name="Text Box 1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3825F5F" w14:textId="77777777" w:rsidR="004B179B" w:rsidRDefault="004B179B">
                            <w:pPr>
                              <w:rPr>
                                <w:b/>
                                <w:sz w:val="12"/>
                              </w:rPr>
                            </w:pPr>
                            <w:r>
                              <w:rPr>
                                <w:b/>
                                <w:sz w:val="16"/>
                              </w:rPr>
                              <w:t>bonusfood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E4CDD" id="Text Box 1456" o:spid="_x0000_s1445" type="#_x0000_t202" style="position:absolute;margin-left:361.35pt;margin-top:10.25pt;width:59.7pt;height:16.2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" o:allowincell="f" filled="f" stroked="f" strokecolor="red">
                <v:path arrowok="t"/>
                <v:textbox>
                  <w:txbxContent>
                    <w:p w14:paraId="63825F5F" w14:textId="77777777" w:rsidR="004B179B" w:rsidRDefault="004B179B">
                      <w:pPr>
                        <w:rPr>
                          <w:b/>
                          <w:sz w:val="12"/>
                        </w:rPr>
                      </w:pPr>
                      <w:r>
                        <w:rPr>
                          <w:b/>
                          <w:sz w:val="16"/>
                        </w:rPr>
                        <w:t>bonusfood</w:t>
                      </w:r>
                    </w:p>
                  </w:txbxContent>
                </v:textbox>
              </v:shape>
            </w:pict>
          </mc:Fallback>
        </mc:AlternateContent>
      </w:r>
      <w:r>
        <w:rPr>
          <w:noProof/>
        </w:rPr>
        <mc:AlternateContent>
          <mc:Choice Requires="wps">
            <w:drawing>
              <wp:anchor distT="0" distB="0" distL="114300" distR="114300" simplePos="0" relativeHeight="251685376" behindDoc="0" locked="0" layoutInCell="0" allowOverlap="1" wp14:anchorId="6A464C9A" wp14:editId="25F5A882">
                <wp:simplePos x="0" y="0"/>
                <wp:positionH relativeFrom="column">
                  <wp:posOffset>3491865</wp:posOffset>
                </wp:positionH>
                <wp:positionV relativeFrom="paragraph">
                  <wp:posOffset>130175</wp:posOffset>
                </wp:positionV>
                <wp:extent cx="758190" cy="205740"/>
                <wp:effectExtent l="0" t="0" r="0" b="0"/>
                <wp:wrapNone/>
                <wp:docPr id="118"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F413A80"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64C9A" id="Text Box 1038" o:spid="_x0000_s1446" type="#_x0000_t202" style="position:absolute;margin-left:274.95pt;margin-top:10.25pt;width:59.7pt;height:16.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" o:allowincell="f" filled="f" stroked="f" strokecolor="red">
                <v:path arrowok="t"/>
                <v:textbox>
                  <w:txbxContent>
                    <w:p w14:paraId="3F413A80"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82304" behindDoc="0" locked="0" layoutInCell="0" allowOverlap="1" wp14:anchorId="5C4E40AB" wp14:editId="4113B7DD">
                <wp:simplePos x="0" y="0"/>
                <wp:positionH relativeFrom="column">
                  <wp:posOffset>2432685</wp:posOffset>
                </wp:positionH>
                <wp:positionV relativeFrom="paragraph">
                  <wp:posOffset>130175</wp:posOffset>
                </wp:positionV>
                <wp:extent cx="758190" cy="205740"/>
                <wp:effectExtent l="0" t="0" r="0" b="0"/>
                <wp:wrapNone/>
                <wp:docPr id="117"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F348A6E"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E40AB" id="Text Box 1035" o:spid="_x0000_s1447" type="#_x0000_t202" style="position:absolute;margin-left:191.55pt;margin-top:10.25pt;width:59.7pt;height:16.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" o:allowincell="f" filled="f" stroked="f" strokecolor="red">
                <v:path arrowok="t"/>
                <v:textbox>
                  <w:txbxContent>
                    <w:p w14:paraId="4F348A6E" w14:textId="77777777" w:rsidR="004B179B" w:rsidRDefault="004B179B">
                      <w:pPr>
                        <w:rPr>
                          <w:b/>
                          <w:sz w:val="12"/>
                        </w:rPr>
                      </w:pPr>
                      <w:r>
                        <w:rPr>
                          <w:b/>
                          <w:sz w:val="16"/>
                        </w:rPr>
                        <w:t>normalfood</w:t>
                      </w:r>
                    </w:p>
                  </w:txbxContent>
                </v:textbox>
              </v:shape>
            </w:pict>
          </mc:Fallback>
        </mc:AlternateContent>
      </w:r>
    </w:p>
    <w:p w14:paraId="20EB077D" w14:textId="77777777" w:rsidR="004B179B" w:rsidRDefault="004B179B"/>
    <w:p w14:paraId="738AFEE7" w14:textId="77777777" w:rsidR="004B179B" w:rsidRDefault="004B179B"/>
    <w:p w14:paraId="3661E279" w14:textId="77777777" w:rsidR="004B179B" w:rsidRDefault="004B179B"/>
    <w:p w14:paraId="643A0DDA" w14:textId="77777777" w:rsidR="004B179B" w:rsidRDefault="004B179B"/>
    <w:p w14:paraId="2232527E" w14:textId="77777777" w:rsidR="004B179B" w:rsidRDefault="007B3A13">
      <w:r>
        <w:rPr>
          <w:noProof/>
        </w:rPr>
        <mc:AlternateContent>
          <mc:Choice Requires="wps">
            <w:drawing>
              <wp:anchor distT="0" distB="0" distL="114300" distR="114300" simplePos="0" relativeHeight="251709952" behindDoc="0" locked="0" layoutInCell="0" allowOverlap="1" wp14:anchorId="2C8167A9" wp14:editId="7B729815">
                <wp:simplePos x="0" y="0"/>
                <wp:positionH relativeFrom="column">
                  <wp:posOffset>3287395</wp:posOffset>
                </wp:positionH>
                <wp:positionV relativeFrom="paragraph">
                  <wp:posOffset>-4445</wp:posOffset>
                </wp:positionV>
                <wp:extent cx="2351405" cy="430530"/>
                <wp:effectExtent l="0" t="50800" r="0" b="1270"/>
                <wp:wrapNone/>
                <wp:docPr id="116"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351405" cy="43053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C8EF5" id="Line 1062" o:spid="_x0000_s1026" style="position:absolute;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5pt,-.35pt" to="444pt,3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" o:allowincell="f" strokecolor="red">
                <v:stroke endarrow="block"/>
                <o:lock v:ext="edit" shapetype="f"/>
              </v:line>
            </w:pict>
          </mc:Fallback>
        </mc:AlternateContent>
      </w:r>
    </w:p>
    <w:p w14:paraId="7F936DA2" w14:textId="77777777" w:rsidR="004B179B" w:rsidRDefault="004B179B"/>
    <w:p w14:paraId="55E1D317" w14:textId="77777777" w:rsidR="004B179B" w:rsidRDefault="007B3A13">
      <w:r>
        <w:rPr>
          <w:noProof/>
        </w:rPr>
        <mc:AlternateContent>
          <mc:Choice Requires="wps">
            <w:drawing>
              <wp:anchor distT="0" distB="0" distL="114300" distR="114300" simplePos="0" relativeHeight="251706880" behindDoc="0" locked="0" layoutInCell="0" allowOverlap="1" wp14:anchorId="764147B9" wp14:editId="41698C34">
                <wp:simplePos x="0" y="0"/>
                <wp:positionH relativeFrom="column">
                  <wp:posOffset>1609725</wp:posOffset>
                </wp:positionH>
                <wp:positionV relativeFrom="paragraph">
                  <wp:posOffset>138430</wp:posOffset>
                </wp:positionV>
                <wp:extent cx="1525905" cy="599440"/>
                <wp:effectExtent l="0" t="0" r="36195" b="35560"/>
                <wp:wrapNone/>
                <wp:docPr id="115"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5905" cy="5994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18C5" id="Line 1059"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5pt,10.9pt" to="246.9pt,5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" o:allowincell="f" strokecolor="red">
                <v:stroke endarrow="block"/>
                <o:lock v:ext="edit" shapetype="f"/>
              </v:line>
            </w:pict>
          </mc:Fallback>
        </mc:AlternateContent>
      </w:r>
      <w:r>
        <w:rPr>
          <w:noProof/>
        </w:rPr>
        <mc:AlternateContent>
          <mc:Choice Requires="wps">
            <w:drawing>
              <wp:anchor distT="0" distB="0" distL="114300" distR="114300" simplePos="0" relativeHeight="251710976" behindDoc="0" locked="0" layoutInCell="0" allowOverlap="1" wp14:anchorId="09347472" wp14:editId="3C63ECD1">
                <wp:simplePos x="0" y="0"/>
                <wp:positionH relativeFrom="column">
                  <wp:posOffset>3257550</wp:posOffset>
                </wp:positionH>
                <wp:positionV relativeFrom="paragraph">
                  <wp:posOffset>138430</wp:posOffset>
                </wp:positionV>
                <wp:extent cx="2381250" cy="1685925"/>
                <wp:effectExtent l="12700" t="0" r="6350" b="15875"/>
                <wp:wrapNone/>
                <wp:docPr id="114"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0" cy="16859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79026" id="Line 1063" o:spid="_x0000_s1026" style="position:absolute;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5pt,10.9pt" to="444pt,14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08928" behindDoc="0" locked="0" layoutInCell="0" allowOverlap="1" wp14:anchorId="6080D8A1" wp14:editId="4A037600">
                <wp:simplePos x="0" y="0"/>
                <wp:positionH relativeFrom="column">
                  <wp:posOffset>4362450</wp:posOffset>
                </wp:positionH>
                <wp:positionV relativeFrom="paragraph">
                  <wp:posOffset>138430</wp:posOffset>
                </wp:positionV>
                <wp:extent cx="1276350" cy="600075"/>
                <wp:effectExtent l="25400" t="0" r="6350" b="22225"/>
                <wp:wrapNone/>
                <wp:docPr id="113"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76350" cy="60007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18D1E" id="Line 1061" o:spid="_x0000_s1026" style="position:absolute;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5pt,10.9pt" to="444pt,5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" o:allowincell="f" strokecolor="red">
                <v:stroke endarrow="block"/>
                <o:lock v:ext="edit" shapetype="f"/>
              </v:line>
            </w:pict>
          </mc:Fallback>
        </mc:AlternateContent>
      </w:r>
      <w:r>
        <w:rPr>
          <w:noProof/>
        </w:rPr>
        <mc:AlternateContent>
          <mc:Choice Requires="wps">
            <w:drawing>
              <wp:anchor distT="0" distB="0" distL="114300" distR="114300" simplePos="0" relativeHeight="251705856" behindDoc="0" locked="0" layoutInCell="0" allowOverlap="1" wp14:anchorId="01D2ABDB" wp14:editId="0A179979">
                <wp:simplePos x="0" y="0"/>
                <wp:positionH relativeFrom="column">
                  <wp:posOffset>118110</wp:posOffset>
                </wp:positionH>
                <wp:positionV relativeFrom="paragraph">
                  <wp:posOffset>26670</wp:posOffset>
                </wp:positionV>
                <wp:extent cx="1489710" cy="232410"/>
                <wp:effectExtent l="0" t="0" r="0" b="0"/>
                <wp:wrapNone/>
                <wp:docPr id="112"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9710" cy="232410"/>
                        </a:xfrm>
                        <a:prstGeom prst="rect">
                          <a:avLst/>
                        </a:prstGeom>
                        <a:solidFill>
                          <a:srgbClr val="FFFFFF"/>
                        </a:solidFill>
                        <a:ln w="9525">
                          <a:solidFill>
                            <a:srgbClr val="FF0000"/>
                          </a:solidFill>
                          <a:miter lim="800000"/>
                          <a:headEnd/>
                          <a:tailEnd/>
                        </a:ln>
                      </wps:spPr>
                      <wps:txbx>
                        <w:txbxContent>
                          <w:p w14:paraId="432B9BC3" w14:textId="77777777" w:rsidR="004B179B" w:rsidRDefault="004B179B">
                            <w:pPr>
                              <w:rPr>
                                <w:color w:val="FF0000"/>
                                <w:sz w:val="16"/>
                              </w:rPr>
                            </w:pPr>
                            <w:r>
                              <w:rPr>
                                <w:color w:val="FF0000"/>
                                <w:sz w:val="16"/>
                              </w:rPr>
                              <w:t>Cell for eater’s current location</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2ABDB" id="Text Box 1058" o:spid="_x0000_s1448" type="#_x0000_t202" style="position:absolute;margin-left:9.3pt;margin-top:2.1pt;width:117.3pt;height:18.3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" o:allowincell="f" strokecolor="red">
                <v:path arrowok="t"/>
                <v:textbox inset="3.6pt,,3.6pt">
                  <w:txbxContent>
                    <w:p w14:paraId="432B9BC3" w14:textId="77777777" w:rsidR="004B179B" w:rsidRDefault="004B179B">
                      <w:pPr>
                        <w:rPr>
                          <w:color w:val="FF0000"/>
                          <w:sz w:val="16"/>
                        </w:rPr>
                      </w:pPr>
                      <w:r>
                        <w:rPr>
                          <w:color w:val="FF0000"/>
                          <w:sz w:val="16"/>
                        </w:rPr>
                        <w:t>Cell for eater’s current location</w:t>
                      </w:r>
                    </w:p>
                  </w:txbxContent>
                </v:textbox>
              </v:shape>
            </w:pict>
          </mc:Fallback>
        </mc:AlternateContent>
      </w:r>
      <w:r>
        <w:rPr>
          <w:noProof/>
        </w:rPr>
        <mc:AlternateContent>
          <mc:Choice Requires="wps">
            <w:drawing>
              <wp:anchor distT="0" distB="0" distL="114300" distR="114300" simplePos="0" relativeHeight="251707904" behindDoc="0" locked="0" layoutInCell="0" allowOverlap="1" wp14:anchorId="4667712E" wp14:editId="096DC15B">
                <wp:simplePos x="0" y="0"/>
                <wp:positionH relativeFrom="column">
                  <wp:posOffset>5642610</wp:posOffset>
                </wp:positionH>
                <wp:positionV relativeFrom="paragraph">
                  <wp:posOffset>26670</wp:posOffset>
                </wp:positionV>
                <wp:extent cx="899160" cy="232410"/>
                <wp:effectExtent l="0" t="0" r="2540" b="0"/>
                <wp:wrapNone/>
                <wp:docPr id="111"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9160" cy="232410"/>
                        </a:xfrm>
                        <a:prstGeom prst="rect">
                          <a:avLst/>
                        </a:prstGeom>
                        <a:solidFill>
                          <a:srgbClr val="FFFFFF"/>
                        </a:solidFill>
                        <a:ln w="9525">
                          <a:solidFill>
                            <a:srgbClr val="FF0000"/>
                          </a:solidFill>
                          <a:miter lim="800000"/>
                          <a:headEnd/>
                          <a:tailEnd/>
                        </a:ln>
                      </wps:spPr>
                      <wps:txbx>
                        <w:txbxContent>
                          <w:p w14:paraId="498DFB7D" w14:textId="77777777" w:rsidR="004B179B" w:rsidRDefault="004B179B">
                            <w:pPr>
                              <w:rPr>
                                <w:color w:val="FF0000"/>
                                <w:sz w:val="16"/>
                              </w:rPr>
                            </w:pPr>
                            <w:r>
                              <w:rPr>
                                <w:color w:val="FF0000"/>
                                <w:sz w:val="16"/>
                              </w:rPr>
                              <w:t>Neighboring cells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7712E" id="Text Box 1060" o:spid="_x0000_s1449" type="#_x0000_t202" style="position:absolute;margin-left:444.3pt;margin-top:2.1pt;width:70.8pt;height:18.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" o:allowincell="f" strokecolor="red">
                <v:path arrowok="t"/>
                <v:textbox inset="3.6pt,,3.6pt">
                  <w:txbxContent>
                    <w:p w14:paraId="498DFB7D" w14:textId="77777777" w:rsidR="004B179B" w:rsidRDefault="004B179B">
                      <w:pPr>
                        <w:rPr>
                          <w:color w:val="FF0000"/>
                          <w:sz w:val="16"/>
                        </w:rPr>
                      </w:pPr>
                      <w:r>
                        <w:rPr>
                          <w:color w:val="FF0000"/>
                          <w:sz w:val="16"/>
                        </w:rPr>
                        <w:t>Neighboring cells</w:t>
                      </w:r>
                    </w:p>
                  </w:txbxContent>
                </v:textbox>
              </v:shape>
            </w:pict>
          </mc:Fallback>
        </mc:AlternateContent>
      </w:r>
    </w:p>
    <w:p w14:paraId="536C0121" w14:textId="77777777" w:rsidR="004B179B" w:rsidRDefault="007B3A13">
      <w:r>
        <w:rPr>
          <w:noProof/>
        </w:rPr>
        <mc:AlternateContent>
          <mc:Choice Requires="wps">
            <w:drawing>
              <wp:anchor distT="0" distB="0" distL="114300" distR="114300" simplePos="0" relativeHeight="251653632" behindDoc="0" locked="0" layoutInCell="0" allowOverlap="1" wp14:anchorId="529F6778" wp14:editId="48515543">
                <wp:simplePos x="0" y="0"/>
                <wp:positionH relativeFrom="column">
                  <wp:posOffset>5659755</wp:posOffset>
                </wp:positionH>
                <wp:positionV relativeFrom="paragraph">
                  <wp:posOffset>85725</wp:posOffset>
                </wp:positionV>
                <wp:extent cx="758190" cy="205740"/>
                <wp:effectExtent l="0" t="0" r="0" b="0"/>
                <wp:wrapNone/>
                <wp:docPr id="110"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EF20BD9"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F6778" id="Text Box 1007" o:spid="_x0000_s1450" type="#_x0000_t202" style="position:absolute;margin-left:445.65pt;margin-top:6.75pt;width:59.7pt;height:16.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saN1AEAAJI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" o:allowincell="f" filled="f" stroked="f" strokecolor="red">
                <v:path arrowok="t"/>
                <v:textbox>
                  <w:txbxContent>
                    <w:p w14:paraId="7EF20BD9"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52608" behindDoc="0" locked="0" layoutInCell="0" allowOverlap="1" wp14:anchorId="7340D00A" wp14:editId="187A14A2">
                <wp:simplePos x="0" y="0"/>
                <wp:positionH relativeFrom="column">
                  <wp:posOffset>4589145</wp:posOffset>
                </wp:positionH>
                <wp:positionV relativeFrom="paragraph">
                  <wp:posOffset>85725</wp:posOffset>
                </wp:positionV>
                <wp:extent cx="758190" cy="205740"/>
                <wp:effectExtent l="0" t="0" r="0" b="0"/>
                <wp:wrapNone/>
                <wp:docPr id="109"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E656BB1" w14:textId="77777777" w:rsidR="004B179B" w:rsidRDefault="004B179B">
                            <w:pPr>
                              <w:rPr>
                                <w:b/>
                                <w:sz w:val="12"/>
                              </w:rPr>
                            </w:pPr>
                            <w:r>
                              <w:rPr>
                                <w:b/>
                                <w:sz w:val="16"/>
                              </w:rPr>
                              <w:t>bonusfood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0D00A" id="Text Box 1006" o:spid="_x0000_s1451" type="#_x0000_t202" style="position:absolute;margin-left:361.35pt;margin-top:6.75pt;width:59.7pt;height:16.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" o:allowincell="f" filled="f" stroked="f" strokecolor="red">
                <v:path arrowok="t"/>
                <v:textbox>
                  <w:txbxContent>
                    <w:p w14:paraId="4E656BB1" w14:textId="77777777" w:rsidR="004B179B" w:rsidRDefault="004B179B">
                      <w:pPr>
                        <w:rPr>
                          <w:b/>
                          <w:sz w:val="12"/>
                        </w:rPr>
                      </w:pPr>
                      <w:r>
                        <w:rPr>
                          <w:b/>
                          <w:sz w:val="16"/>
                        </w:rPr>
                        <w:t>bonusfood</w:t>
                      </w:r>
                    </w:p>
                  </w:txbxContent>
                </v:textbox>
              </v:shape>
            </w:pict>
          </mc:Fallback>
        </mc:AlternateContent>
      </w:r>
      <w:r>
        <w:rPr>
          <w:noProof/>
        </w:rPr>
        <mc:AlternateContent>
          <mc:Choice Requires="wps">
            <w:drawing>
              <wp:anchor distT="0" distB="0" distL="114300" distR="114300" simplePos="0" relativeHeight="251650560" behindDoc="0" locked="0" layoutInCell="0" allowOverlap="1" wp14:anchorId="1E764E37" wp14:editId="3BA352C5">
                <wp:simplePos x="0" y="0"/>
                <wp:positionH relativeFrom="column">
                  <wp:posOffset>1285875</wp:posOffset>
                </wp:positionH>
                <wp:positionV relativeFrom="paragraph">
                  <wp:posOffset>85725</wp:posOffset>
                </wp:positionV>
                <wp:extent cx="461010" cy="205740"/>
                <wp:effectExtent l="0" t="0" r="0" b="0"/>
                <wp:wrapNone/>
                <wp:docPr id="108"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1828DCC" w14:textId="77777777" w:rsidR="004B179B" w:rsidRDefault="004B179B">
                            <w:pPr>
                              <w:rPr>
                                <w:b/>
                                <w:sz w:val="16"/>
                              </w:rPr>
                            </w:pPr>
                            <w:r>
                              <w:rPr>
                                <w:b/>
                                <w:sz w:val="16"/>
                              </w:rPr>
                              <w:t>wall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64E37" id="Text Box 1004" o:spid="_x0000_s1452" type="#_x0000_t202" style="position:absolute;margin-left:101.25pt;margin-top:6.75pt;width:36.3pt;height:16.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" o:allowincell="f" filled="f" stroked="f" strokecolor="red">
                <v:path arrowok="t"/>
                <v:textbox>
                  <w:txbxContent>
                    <w:p w14:paraId="11828DCC" w14:textId="77777777" w:rsidR="004B179B" w:rsidRDefault="004B179B">
                      <w:pPr>
                        <w:rPr>
                          <w:b/>
                          <w:sz w:val="16"/>
                        </w:rPr>
                      </w:pPr>
                      <w:r>
                        <w:rPr>
                          <w:b/>
                          <w:sz w:val="16"/>
                        </w:rPr>
                        <w:t>wall</w:t>
                      </w:r>
                    </w:p>
                  </w:txbxContent>
                </v:textbox>
              </v:shape>
            </w:pict>
          </mc:Fallback>
        </mc:AlternateContent>
      </w:r>
      <w:r>
        <w:rPr>
          <w:noProof/>
        </w:rPr>
        <mc:AlternateContent>
          <mc:Choice Requires="wps">
            <w:drawing>
              <wp:anchor distT="0" distB="0" distL="114300" distR="114300" simplePos="0" relativeHeight="251645440" behindDoc="0" locked="0" layoutInCell="0" allowOverlap="1" wp14:anchorId="03AB31A7" wp14:editId="599C7E3A">
                <wp:simplePos x="0" y="0"/>
                <wp:positionH relativeFrom="column">
                  <wp:posOffset>3491865</wp:posOffset>
                </wp:positionH>
                <wp:positionV relativeFrom="paragraph">
                  <wp:posOffset>85725</wp:posOffset>
                </wp:positionV>
                <wp:extent cx="461010" cy="205740"/>
                <wp:effectExtent l="0" t="0" r="0" b="0"/>
                <wp:wrapNone/>
                <wp:docPr id="107" name="Text Box 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E5F07E0" w14:textId="77777777" w:rsidR="004B179B" w:rsidRDefault="004B179B">
                            <w:pPr>
                              <w:rPr>
                                <w:b/>
                                <w:sz w:val="16"/>
                              </w:rPr>
                            </w:pPr>
                            <w:r>
                              <w:rPr>
                                <w:b/>
                                <w:sz w:val="16"/>
                              </w:rPr>
                              <w:t>eater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B31A7" id="Text Box 999" o:spid="_x0000_s1453" type="#_x0000_t202" style="position:absolute;margin-left:274.95pt;margin-top:6.75pt;width:36.3pt;height:16.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" o:allowincell="f" filled="f" stroked="f" strokecolor="red">
                <v:path arrowok="t"/>
                <v:textbox>
                  <w:txbxContent>
                    <w:p w14:paraId="3E5F07E0" w14:textId="77777777" w:rsidR="004B179B" w:rsidRDefault="004B179B">
                      <w:pPr>
                        <w:rPr>
                          <w:b/>
                          <w:sz w:val="16"/>
                        </w:rPr>
                      </w:pPr>
                      <w:r>
                        <w:rPr>
                          <w:b/>
                          <w:sz w:val="16"/>
                        </w:rPr>
                        <w:t>eater</w:t>
                      </w:r>
                    </w:p>
                  </w:txbxContent>
                </v:textbox>
              </v:shape>
            </w:pict>
          </mc:Fallback>
        </mc:AlternateContent>
      </w:r>
      <w:r>
        <w:rPr>
          <w:noProof/>
        </w:rPr>
        <mc:AlternateContent>
          <mc:Choice Requires="wps">
            <w:drawing>
              <wp:anchor distT="0" distB="0" distL="114300" distR="114300" simplePos="0" relativeHeight="251651584" behindDoc="0" locked="0" layoutInCell="0" allowOverlap="1" wp14:anchorId="63A35780" wp14:editId="0C60C0F0">
                <wp:simplePos x="0" y="0"/>
                <wp:positionH relativeFrom="column">
                  <wp:posOffset>2432685</wp:posOffset>
                </wp:positionH>
                <wp:positionV relativeFrom="paragraph">
                  <wp:posOffset>85725</wp:posOffset>
                </wp:positionV>
                <wp:extent cx="514350" cy="205740"/>
                <wp:effectExtent l="0" t="0" r="0" b="0"/>
                <wp:wrapNone/>
                <wp:docPr id="106"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435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7CF56D6" w14:textId="77777777" w:rsidR="004B179B" w:rsidRDefault="004B179B">
                            <w:pPr>
                              <w:rPr>
                                <w:b/>
                                <w:sz w:val="16"/>
                              </w:rPr>
                            </w:pPr>
                            <w:r>
                              <w:rPr>
                                <w:b/>
                                <w:sz w:val="16"/>
                              </w:rPr>
                              <w:t>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35780" id="Text Box 1005" o:spid="_x0000_s1454" type="#_x0000_t202" style="position:absolute;margin-left:191.55pt;margin-top:6.75pt;width:40.5pt;height:16.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" o:allowincell="f" filled="f" stroked="f" strokecolor="red">
                <v:path arrowok="t"/>
                <v:textbox>
                  <w:txbxContent>
                    <w:p w14:paraId="37CF56D6" w14:textId="77777777" w:rsidR="004B179B" w:rsidRDefault="004B179B">
                      <w:pPr>
                        <w:rPr>
                          <w:b/>
                          <w:sz w:val="16"/>
                        </w:rPr>
                      </w:pPr>
                      <w:r>
                        <w:rPr>
                          <w:b/>
                          <w:sz w:val="16"/>
                        </w:rPr>
                        <w:t>empty</w:t>
                      </w:r>
                    </w:p>
                  </w:txbxContent>
                </v:textbox>
              </v:shape>
            </w:pict>
          </mc:Fallback>
        </mc:AlternateContent>
      </w:r>
      <w:r>
        <w:rPr>
          <w:noProof/>
        </w:rPr>
        <mc:AlternateContent>
          <mc:Choice Requires="wps">
            <w:drawing>
              <wp:anchor distT="0" distB="0" distL="114300" distR="114300" simplePos="0" relativeHeight="251712000" behindDoc="0" locked="0" layoutInCell="0" allowOverlap="1" wp14:anchorId="76D67F31" wp14:editId="1DDA69FF">
                <wp:simplePos x="0" y="0"/>
                <wp:positionH relativeFrom="column">
                  <wp:posOffset>2228850</wp:posOffset>
                </wp:positionH>
                <wp:positionV relativeFrom="paragraph">
                  <wp:posOffset>4445</wp:posOffset>
                </wp:positionV>
                <wp:extent cx="3409950" cy="619125"/>
                <wp:effectExtent l="12700" t="0" r="6350" b="41275"/>
                <wp:wrapNone/>
                <wp:docPr id="105"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09950" cy="6191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6D28B" id="Line 1064"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5pt,.35pt" to="444pt,4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" o:allowincell="f" strokecolor="red">
                <v:stroke endarrow="block"/>
                <o:lock v:ext="edit" shapetype="f"/>
              </v:line>
            </w:pict>
          </mc:Fallback>
        </mc:AlternateContent>
      </w:r>
    </w:p>
    <w:p w14:paraId="71743EC7" w14:textId="77777777" w:rsidR="004B179B" w:rsidRDefault="004B179B"/>
    <w:p w14:paraId="139958CC" w14:textId="77777777" w:rsidR="004B179B" w:rsidRDefault="004B179B"/>
    <w:p w14:paraId="7CF0515D" w14:textId="77777777" w:rsidR="004B179B" w:rsidRDefault="004B179B"/>
    <w:p w14:paraId="2A6E5306" w14:textId="77777777" w:rsidR="004B179B" w:rsidRDefault="007B3A13">
      <w:r>
        <w:rPr>
          <w:noProof/>
        </w:rPr>
        <mc:AlternateContent>
          <mc:Choice Requires="wps">
            <w:drawing>
              <wp:anchor distT="0" distB="0" distL="114300" distR="114300" simplePos="0" relativeHeight="251713024" behindDoc="0" locked="0" layoutInCell="1" allowOverlap="1" wp14:anchorId="5F212464" wp14:editId="157DF87B">
                <wp:simplePos x="0" y="0"/>
                <wp:positionH relativeFrom="column">
                  <wp:posOffset>2945130</wp:posOffset>
                </wp:positionH>
                <wp:positionV relativeFrom="paragraph">
                  <wp:posOffset>82550</wp:posOffset>
                </wp:positionV>
                <wp:extent cx="259080" cy="4357370"/>
                <wp:effectExtent l="50800" t="12700" r="33020" b="24130"/>
                <wp:wrapNone/>
                <wp:docPr id="104"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59080" cy="4357370"/>
                        </a:xfrm>
                        <a:prstGeom prst="line">
                          <a:avLst/>
                        </a:prstGeom>
                        <a:noFill/>
                        <a:ln w="9525">
                          <a:solidFill>
                            <a:srgbClr val="00FF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927FD" id="Line 1065"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9pt,6.5pt" to="252.3pt,3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" strokecolor="lime">
                <v:stroke startarrow="block" endarrow="block"/>
                <o:lock v:ext="edit" shapetype="f"/>
              </v:line>
            </w:pict>
          </mc:Fallback>
        </mc:AlternateContent>
      </w:r>
    </w:p>
    <w:p w14:paraId="6573D8C8" w14:textId="77777777" w:rsidR="004B179B" w:rsidRDefault="004B179B"/>
    <w:p w14:paraId="28505510" w14:textId="77777777" w:rsidR="004B179B" w:rsidRDefault="004B179B"/>
    <w:p w14:paraId="2CDC0993" w14:textId="77777777" w:rsidR="004B179B" w:rsidRDefault="007B3A13">
      <w:r>
        <w:rPr>
          <w:noProof/>
        </w:rPr>
        <mc:AlternateContent>
          <mc:Choice Requires="wps">
            <w:drawing>
              <wp:anchor distT="0" distB="0" distL="114300" distR="114300" simplePos="0" relativeHeight="251857408" behindDoc="0" locked="0" layoutInCell="0" allowOverlap="1" wp14:anchorId="1CB24C98" wp14:editId="7F3128C0">
                <wp:simplePos x="0" y="0"/>
                <wp:positionH relativeFrom="column">
                  <wp:posOffset>4604385</wp:posOffset>
                </wp:positionH>
                <wp:positionV relativeFrom="paragraph">
                  <wp:posOffset>126365</wp:posOffset>
                </wp:positionV>
                <wp:extent cx="758190" cy="205740"/>
                <wp:effectExtent l="0" t="0" r="0" b="0"/>
                <wp:wrapNone/>
                <wp:docPr id="103" name="Text Box 1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3168C447" w14:textId="77777777" w:rsidR="004B179B" w:rsidRDefault="004B179B">
                            <w:pPr>
                              <w:rPr>
                                <w:b/>
                                <w:sz w:val="12"/>
                              </w:rPr>
                            </w:pPr>
                            <w:r>
                              <w:rPr>
                                <w:b/>
                                <w:sz w:val="16"/>
                              </w:rPr>
                              <w:t>bonusfood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24C98" id="Text Box 1455" o:spid="_x0000_s1455" type="#_x0000_t202" style="position:absolute;margin-left:362.55pt;margin-top:9.95pt;width:59.7pt;height:16.2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" o:allowincell="f" filled="f" stroked="f" strokecolor="red">
                <v:path arrowok="t"/>
                <v:textbox>
                  <w:txbxContent>
                    <w:p w14:paraId="3168C447" w14:textId="77777777" w:rsidR="004B179B" w:rsidRDefault="004B179B">
                      <w:pPr>
                        <w:rPr>
                          <w:b/>
                          <w:sz w:val="12"/>
                        </w:rPr>
                      </w:pPr>
                      <w:r>
                        <w:rPr>
                          <w:b/>
                          <w:sz w:val="16"/>
                        </w:rPr>
                        <w:t>bonusfood</w:t>
                      </w:r>
                    </w:p>
                  </w:txbxContent>
                </v:textbox>
              </v:shape>
            </w:pict>
          </mc:Fallback>
        </mc:AlternateContent>
      </w:r>
      <w:r>
        <w:rPr>
          <w:noProof/>
        </w:rPr>
        <mc:AlternateContent>
          <mc:Choice Requires="wps">
            <w:drawing>
              <wp:anchor distT="0" distB="0" distL="114300" distR="114300" simplePos="0" relativeHeight="251686400" behindDoc="0" locked="0" layoutInCell="0" allowOverlap="1" wp14:anchorId="1BF53D2C" wp14:editId="2A38785C">
                <wp:simplePos x="0" y="0"/>
                <wp:positionH relativeFrom="column">
                  <wp:posOffset>3507105</wp:posOffset>
                </wp:positionH>
                <wp:positionV relativeFrom="paragraph">
                  <wp:posOffset>126365</wp:posOffset>
                </wp:positionV>
                <wp:extent cx="758190" cy="205740"/>
                <wp:effectExtent l="0" t="0" r="0" b="0"/>
                <wp:wrapNone/>
                <wp:docPr id="102"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00EBB91"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53D2C" id="Text Box 1039" o:spid="_x0000_s1456" type="#_x0000_t202" style="position:absolute;margin-left:276.15pt;margin-top:9.95pt;width:59.7pt;height:16.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czK1AEAAJI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" o:allowincell="f" filled="f" stroked="f" strokecolor="red">
                <v:path arrowok="t"/>
                <v:textbox>
                  <w:txbxContent>
                    <w:p w14:paraId="500EBB91"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80256" behindDoc="0" locked="0" layoutInCell="0" allowOverlap="1" wp14:anchorId="536E1DD0" wp14:editId="427A9DD6">
                <wp:simplePos x="0" y="0"/>
                <wp:positionH relativeFrom="column">
                  <wp:posOffset>2447925</wp:posOffset>
                </wp:positionH>
                <wp:positionV relativeFrom="paragraph">
                  <wp:posOffset>126365</wp:posOffset>
                </wp:positionV>
                <wp:extent cx="514350" cy="205740"/>
                <wp:effectExtent l="0" t="0" r="0" b="0"/>
                <wp:wrapNone/>
                <wp:docPr id="101"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435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57A76360" w14:textId="77777777" w:rsidR="004B179B" w:rsidRDefault="004B179B">
                            <w:pPr>
                              <w:rPr>
                                <w:b/>
                                <w:sz w:val="16"/>
                              </w:rPr>
                            </w:pPr>
                            <w:r>
                              <w:rPr>
                                <w:b/>
                                <w:sz w:val="16"/>
                              </w:rPr>
                              <w:t>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E1DD0" id="Text Box 1033" o:spid="_x0000_s1457" type="#_x0000_t202" style="position:absolute;margin-left:192.75pt;margin-top:9.95pt;width:40.5pt;height:16.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" o:allowincell="f" filled="f" stroked="f" strokecolor="red">
                <v:path arrowok="t"/>
                <v:textbox>
                  <w:txbxContent>
                    <w:p w14:paraId="57A76360" w14:textId="77777777" w:rsidR="004B179B" w:rsidRDefault="004B179B">
                      <w:pPr>
                        <w:rPr>
                          <w:b/>
                          <w:sz w:val="16"/>
                        </w:rPr>
                      </w:pPr>
                      <w:r>
                        <w:rPr>
                          <w:b/>
                          <w:sz w:val="16"/>
                        </w:rPr>
                        <w:t>empty</w:t>
                      </w:r>
                    </w:p>
                  </w:txbxContent>
                </v:textbox>
              </v:shape>
            </w:pict>
          </mc:Fallback>
        </mc:AlternateContent>
      </w:r>
      <w:r>
        <w:rPr>
          <w:noProof/>
        </w:rPr>
        <mc:AlternateContent>
          <mc:Choice Requires="wps">
            <w:drawing>
              <wp:anchor distT="0" distB="0" distL="114300" distR="114300" simplePos="0" relativeHeight="251676160" behindDoc="0" locked="0" layoutInCell="0" allowOverlap="1" wp14:anchorId="7505FC72" wp14:editId="01B29C3A">
                <wp:simplePos x="0" y="0"/>
                <wp:positionH relativeFrom="column">
                  <wp:posOffset>1301115</wp:posOffset>
                </wp:positionH>
                <wp:positionV relativeFrom="paragraph">
                  <wp:posOffset>126365</wp:posOffset>
                </wp:positionV>
                <wp:extent cx="461010" cy="205740"/>
                <wp:effectExtent l="0" t="0" r="0" b="0"/>
                <wp:wrapNone/>
                <wp:docPr id="100"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5B77FC7" w14:textId="77777777" w:rsidR="004B179B" w:rsidRDefault="004B179B">
                            <w:pPr>
                              <w:rPr>
                                <w:b/>
                                <w:sz w:val="16"/>
                              </w:rPr>
                            </w:pPr>
                            <w:r>
                              <w:rPr>
                                <w:b/>
                                <w:sz w:val="16"/>
                              </w:rPr>
                              <w:t>wall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5FC72" id="Text Box 1029" o:spid="_x0000_s1458" type="#_x0000_t202" style="position:absolute;margin-left:102.45pt;margin-top:9.95pt;width:36.3pt;height:16.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" o:allowincell="f" filled="f" stroked="f" strokecolor="red">
                <v:path arrowok="t"/>
                <v:textbox>
                  <w:txbxContent>
                    <w:p w14:paraId="45B77FC7" w14:textId="77777777" w:rsidR="004B179B" w:rsidRDefault="004B179B">
                      <w:pPr>
                        <w:rPr>
                          <w:b/>
                          <w:sz w:val="16"/>
                        </w:rPr>
                      </w:pPr>
                      <w:r>
                        <w:rPr>
                          <w:b/>
                          <w:sz w:val="16"/>
                        </w:rPr>
                        <w:t>wall</w:t>
                      </w:r>
                    </w:p>
                  </w:txbxContent>
                </v:textbox>
              </v:shape>
            </w:pict>
          </mc:Fallback>
        </mc:AlternateContent>
      </w:r>
      <w:r>
        <w:rPr>
          <w:noProof/>
        </w:rPr>
        <mc:AlternateContent>
          <mc:Choice Requires="wps">
            <w:drawing>
              <wp:anchor distT="0" distB="0" distL="114300" distR="114300" simplePos="0" relativeHeight="251690496" behindDoc="0" locked="0" layoutInCell="0" allowOverlap="1" wp14:anchorId="3C200575" wp14:editId="337E2FAD">
                <wp:simplePos x="0" y="0"/>
                <wp:positionH relativeFrom="column">
                  <wp:posOffset>5674995</wp:posOffset>
                </wp:positionH>
                <wp:positionV relativeFrom="paragraph">
                  <wp:posOffset>126365</wp:posOffset>
                </wp:positionV>
                <wp:extent cx="758190" cy="205740"/>
                <wp:effectExtent l="0" t="0" r="0" b="0"/>
                <wp:wrapNone/>
                <wp:docPr id="99"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459CC0C6"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00575" id="Text Box 1043" o:spid="_x0000_s1459" type="#_x0000_t202" style="position:absolute;margin-left:446.85pt;margin-top:9.95pt;width:59.7pt;height:16.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Ik1AEAAJI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" o:allowincell="f" filled="f" stroked="f" strokecolor="red">
                <v:path arrowok="t"/>
                <v:textbox>
                  <w:txbxContent>
                    <w:p w14:paraId="459CC0C6" w14:textId="77777777" w:rsidR="004B179B" w:rsidRDefault="004B179B">
                      <w:pPr>
                        <w:rPr>
                          <w:b/>
                          <w:sz w:val="12"/>
                        </w:rPr>
                      </w:pPr>
                      <w:r>
                        <w:rPr>
                          <w:b/>
                          <w:sz w:val="16"/>
                        </w:rPr>
                        <w:t>normalfood</w:t>
                      </w:r>
                    </w:p>
                  </w:txbxContent>
                </v:textbox>
              </v:shape>
            </w:pict>
          </mc:Fallback>
        </mc:AlternateContent>
      </w:r>
    </w:p>
    <w:p w14:paraId="1068202D" w14:textId="77777777" w:rsidR="004B179B" w:rsidRDefault="004B179B"/>
    <w:p w14:paraId="05A714AD" w14:textId="77777777" w:rsidR="004B179B" w:rsidRDefault="004B179B"/>
    <w:p w14:paraId="75D0D868" w14:textId="77777777" w:rsidR="004B179B" w:rsidRDefault="004B179B"/>
    <w:p w14:paraId="680B0A63" w14:textId="77777777" w:rsidR="004B179B" w:rsidRDefault="004B179B"/>
    <w:p w14:paraId="0A9A5481" w14:textId="77777777" w:rsidR="004B179B" w:rsidRDefault="004B179B"/>
    <w:p w14:paraId="5DA898DA" w14:textId="77777777" w:rsidR="004B179B" w:rsidRDefault="004B179B"/>
    <w:p w14:paraId="27FCC1AF" w14:textId="77777777" w:rsidR="004B179B" w:rsidRDefault="004B179B"/>
    <w:p w14:paraId="269F0BED" w14:textId="77777777" w:rsidR="004B179B" w:rsidRDefault="007B3A13">
      <w:r>
        <w:rPr>
          <w:noProof/>
        </w:rPr>
        <mc:AlternateContent>
          <mc:Choice Requires="wps">
            <w:drawing>
              <wp:anchor distT="0" distB="0" distL="114300" distR="114300" simplePos="0" relativeHeight="251691520" behindDoc="0" locked="0" layoutInCell="0" allowOverlap="1" wp14:anchorId="0AF7C5FC" wp14:editId="5E73089F">
                <wp:simplePos x="0" y="0"/>
                <wp:positionH relativeFrom="column">
                  <wp:posOffset>5659755</wp:posOffset>
                </wp:positionH>
                <wp:positionV relativeFrom="paragraph">
                  <wp:posOffset>27305</wp:posOffset>
                </wp:positionV>
                <wp:extent cx="758190" cy="205740"/>
                <wp:effectExtent l="0" t="0" r="0" b="0"/>
                <wp:wrapNone/>
                <wp:docPr id="98"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BC5C162"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7C5FC" id="Text Box 1044" o:spid="_x0000_s1460" type="#_x0000_t202" style="position:absolute;margin-left:445.65pt;margin-top:2.15pt;width:59.7pt;height:16.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" o:allowincell="f" filled="f" stroked="f" strokecolor="red">
                <v:path arrowok="t"/>
                <v:textbox>
                  <w:txbxContent>
                    <w:p w14:paraId="6BC5C162"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87424" behindDoc="0" locked="0" layoutInCell="0" allowOverlap="1" wp14:anchorId="7E1E9ED0" wp14:editId="77BF96B5">
                <wp:simplePos x="0" y="0"/>
                <wp:positionH relativeFrom="column">
                  <wp:posOffset>3491865</wp:posOffset>
                </wp:positionH>
                <wp:positionV relativeFrom="paragraph">
                  <wp:posOffset>27305</wp:posOffset>
                </wp:positionV>
                <wp:extent cx="758190" cy="205740"/>
                <wp:effectExtent l="0" t="0" r="0" b="0"/>
                <wp:wrapNone/>
                <wp:docPr id="97" name="Text 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28E81B32" w14:textId="77777777" w:rsidR="004B179B" w:rsidRDefault="004B179B">
                            <w:pPr>
                              <w:rPr>
                                <w:b/>
                                <w:sz w:val="12"/>
                              </w:rPr>
                            </w:pPr>
                            <w:r>
                              <w:rPr>
                                <w:b/>
                                <w:sz w:val="16"/>
                              </w:rPr>
                              <w:t>normalfood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E9ED0" id="Text Box 1040" o:spid="_x0000_s1461" type="#_x0000_t202" style="position:absolute;margin-left:274.95pt;margin-top:2.15pt;width:59.7pt;height:16.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" o:allowincell="f" filled="f" stroked="f" strokecolor="red">
                <v:path arrowok="t"/>
                <v:textbox>
                  <w:txbxContent>
                    <w:p w14:paraId="28E81B32" w14:textId="77777777" w:rsidR="004B179B" w:rsidRDefault="004B179B">
                      <w:pPr>
                        <w:rPr>
                          <w:b/>
                          <w:sz w:val="12"/>
                        </w:rPr>
                      </w:pPr>
                      <w:r>
                        <w:rPr>
                          <w:b/>
                          <w:sz w:val="16"/>
                        </w:rPr>
                        <w:t>normalfood</w:t>
                      </w:r>
                    </w:p>
                  </w:txbxContent>
                </v:textbox>
              </v:shape>
            </w:pict>
          </mc:Fallback>
        </mc:AlternateContent>
      </w:r>
      <w:r>
        <w:rPr>
          <w:noProof/>
        </w:rPr>
        <mc:AlternateContent>
          <mc:Choice Requires="wps">
            <w:drawing>
              <wp:anchor distT="0" distB="0" distL="114300" distR="114300" simplePos="0" relativeHeight="251681280" behindDoc="0" locked="0" layoutInCell="0" allowOverlap="1" wp14:anchorId="0C05956B" wp14:editId="4D41E07E">
                <wp:simplePos x="0" y="0"/>
                <wp:positionH relativeFrom="column">
                  <wp:posOffset>2432685</wp:posOffset>
                </wp:positionH>
                <wp:positionV relativeFrom="paragraph">
                  <wp:posOffset>27305</wp:posOffset>
                </wp:positionV>
                <wp:extent cx="514350" cy="205740"/>
                <wp:effectExtent l="0" t="0" r="0" b="0"/>
                <wp:wrapNone/>
                <wp:docPr id="96"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435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1457126E" w14:textId="77777777" w:rsidR="004B179B" w:rsidRDefault="004B179B">
                            <w:pPr>
                              <w:rPr>
                                <w:b/>
                                <w:sz w:val="16"/>
                              </w:rPr>
                            </w:pPr>
                            <w:r>
                              <w:rPr>
                                <w:b/>
                                <w:sz w:val="16"/>
                              </w:rPr>
                              <w:t>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5956B" id="Text Box 1034" o:spid="_x0000_s1462" type="#_x0000_t202" style="position:absolute;margin-left:191.55pt;margin-top:2.15pt;width:40.5pt;height:16.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" o:allowincell="f" filled="f" stroked="f" strokecolor="red">
                <v:path arrowok="t"/>
                <v:textbox>
                  <w:txbxContent>
                    <w:p w14:paraId="1457126E" w14:textId="77777777" w:rsidR="004B179B" w:rsidRDefault="004B179B">
                      <w:pPr>
                        <w:rPr>
                          <w:b/>
                          <w:sz w:val="16"/>
                        </w:rPr>
                      </w:pPr>
                      <w:r>
                        <w:rPr>
                          <w:b/>
                          <w:sz w:val="16"/>
                        </w:rPr>
                        <w:t>empty</w:t>
                      </w:r>
                    </w:p>
                  </w:txbxContent>
                </v:textbox>
              </v:shape>
            </w:pict>
          </mc:Fallback>
        </mc:AlternateContent>
      </w:r>
      <w:r>
        <w:rPr>
          <w:noProof/>
        </w:rPr>
        <mc:AlternateContent>
          <mc:Choice Requires="wps">
            <w:drawing>
              <wp:anchor distT="0" distB="0" distL="114300" distR="114300" simplePos="0" relativeHeight="251677184" behindDoc="0" locked="0" layoutInCell="0" allowOverlap="1" wp14:anchorId="734E2B92" wp14:editId="18EA6C2A">
                <wp:simplePos x="0" y="0"/>
                <wp:positionH relativeFrom="column">
                  <wp:posOffset>1285875</wp:posOffset>
                </wp:positionH>
                <wp:positionV relativeFrom="paragraph">
                  <wp:posOffset>27305</wp:posOffset>
                </wp:positionV>
                <wp:extent cx="461010" cy="205740"/>
                <wp:effectExtent l="0" t="0" r="0" b="0"/>
                <wp:wrapNone/>
                <wp:docPr id="95"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101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770B5E5C" w14:textId="77777777" w:rsidR="004B179B" w:rsidRDefault="004B179B">
                            <w:pPr>
                              <w:rPr>
                                <w:b/>
                                <w:sz w:val="16"/>
                              </w:rPr>
                            </w:pPr>
                            <w:r>
                              <w:rPr>
                                <w:b/>
                                <w:sz w:val="16"/>
                              </w:rPr>
                              <w:t>wall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E2B92" id="Text Box 1030" o:spid="_x0000_s1463" type="#_x0000_t202" style="position:absolute;margin-left:101.25pt;margin-top:2.15pt;width:36.3pt;height:1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" o:allowincell="f" filled="f" stroked="f" strokecolor="red">
                <v:path arrowok="t"/>
                <v:textbox>
                  <w:txbxContent>
                    <w:p w14:paraId="770B5E5C" w14:textId="77777777" w:rsidR="004B179B" w:rsidRDefault="004B179B">
                      <w:pPr>
                        <w:rPr>
                          <w:b/>
                          <w:sz w:val="16"/>
                        </w:rPr>
                      </w:pPr>
                      <w:r>
                        <w:rPr>
                          <w:b/>
                          <w:sz w:val="16"/>
                        </w:rPr>
                        <w:t>wall</w:t>
                      </w:r>
                    </w:p>
                  </w:txbxContent>
                </v:textbox>
              </v:shape>
            </w:pict>
          </mc:Fallback>
        </mc:AlternateContent>
      </w:r>
      <w:r>
        <w:rPr>
          <w:noProof/>
        </w:rPr>
        <mc:AlternateContent>
          <mc:Choice Requires="wps">
            <w:drawing>
              <wp:anchor distT="0" distB="0" distL="114300" distR="114300" simplePos="0" relativeHeight="251859456" behindDoc="0" locked="0" layoutInCell="0" allowOverlap="1" wp14:anchorId="74443EED" wp14:editId="792F08B9">
                <wp:simplePos x="0" y="0"/>
                <wp:positionH relativeFrom="column">
                  <wp:posOffset>4589145</wp:posOffset>
                </wp:positionH>
                <wp:positionV relativeFrom="paragraph">
                  <wp:posOffset>27305</wp:posOffset>
                </wp:positionV>
                <wp:extent cx="758190" cy="205740"/>
                <wp:effectExtent l="0" t="0" r="0" b="0"/>
                <wp:wrapNone/>
                <wp:docPr id="94" name="Text Box 1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14:paraId="68DE0357" w14:textId="77777777" w:rsidR="004B179B" w:rsidRDefault="004B179B">
                            <w:pPr>
                              <w:rPr>
                                <w:b/>
                                <w:sz w:val="12"/>
                              </w:rPr>
                            </w:pPr>
                            <w:r>
                              <w:rPr>
                                <w:b/>
                                <w:sz w:val="16"/>
                              </w:rPr>
                              <w:t>bonusfood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43EED" id="Text Box 1457" o:spid="_x0000_s1464" type="#_x0000_t202" style="position:absolute;margin-left:361.35pt;margin-top:2.15pt;width:59.7pt;height:16.2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" o:allowincell="f" filled="f" stroked="f" strokecolor="red">
                <v:path arrowok="t"/>
                <v:textbox>
                  <w:txbxContent>
                    <w:p w14:paraId="68DE0357" w14:textId="77777777" w:rsidR="004B179B" w:rsidRDefault="004B179B">
                      <w:pPr>
                        <w:rPr>
                          <w:b/>
                          <w:sz w:val="12"/>
                        </w:rPr>
                      </w:pPr>
                      <w:r>
                        <w:rPr>
                          <w:b/>
                          <w:sz w:val="16"/>
                        </w:rPr>
                        <w:t>bonusfood</w:t>
                      </w:r>
                    </w:p>
                  </w:txbxContent>
                </v:textbox>
              </v:shape>
            </w:pict>
          </mc:Fallback>
        </mc:AlternateContent>
      </w:r>
    </w:p>
    <w:p w14:paraId="3E994329" w14:textId="77777777" w:rsidR="004B179B" w:rsidRDefault="004B179B"/>
    <w:p w14:paraId="18B2615A" w14:textId="77777777" w:rsidR="004B179B" w:rsidRDefault="004B179B"/>
    <w:p w14:paraId="0E4D6AED" w14:textId="77777777" w:rsidR="004B179B" w:rsidRDefault="004B179B"/>
    <w:p w14:paraId="4B0BC689" w14:textId="77777777" w:rsidR="004B179B" w:rsidRDefault="004B179B"/>
    <w:p w14:paraId="1DCC57B4" w14:textId="77777777" w:rsidR="004B179B" w:rsidRDefault="004B179B"/>
    <w:p w14:paraId="434D5760" w14:textId="77777777" w:rsidR="004B179B" w:rsidRDefault="004B179B"/>
    <w:p w14:paraId="091DE68E" w14:textId="77777777" w:rsidR="004B179B" w:rsidRDefault="004B179B"/>
    <w:p w14:paraId="5B227F8B" w14:textId="77777777" w:rsidR="004B179B" w:rsidRDefault="004B179B"/>
    <w:p w14:paraId="5583ECE8" w14:textId="77777777" w:rsidR="004B179B" w:rsidRDefault="004B179B"/>
    <w:p w14:paraId="41247253" w14:textId="77777777" w:rsidR="004B179B" w:rsidRDefault="007B3A13" w:rsidP="00321522">
      <w:pPr>
        <w:jc w:val="center"/>
      </w:pPr>
      <w:r>
        <w:rPr>
          <w:noProof/>
        </w:rPr>
        <w:drawing>
          <wp:inline distT="0" distB="0" distL="0" distR="0" wp14:anchorId="1C6EA05D" wp14:editId="5B0ACCB3">
            <wp:extent cx="1172210" cy="196913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2210" cy="1969135"/>
                    </a:xfrm>
                    <a:prstGeom prst="rect">
                      <a:avLst/>
                    </a:prstGeom>
                    <a:noFill/>
                    <a:ln>
                      <a:noFill/>
                    </a:ln>
                  </pic:spPr>
                </pic:pic>
              </a:graphicData>
            </a:graphic>
          </wp:inline>
        </w:drawing>
      </w:r>
    </w:p>
    <w:p w14:paraId="2E429F2A" w14:textId="77777777" w:rsidR="004B179B" w:rsidRDefault="004B179B"/>
    <w:p w14:paraId="4CE0CCE6" w14:textId="77777777" w:rsidR="004B179B" w:rsidRDefault="004B179B"/>
    <w:p w14:paraId="672167B2" w14:textId="77777777" w:rsidR="004B179B" w:rsidRDefault="009B49BD">
      <w:pPr>
        <w:pStyle w:val="Heading3"/>
      </w:pPr>
      <w:r>
        <w:lastRenderedPageBreak/>
        <w:t>4</w:t>
      </w:r>
      <w:r w:rsidR="004B179B">
        <w:t>.2 Soar Version</w:t>
      </w:r>
    </w:p>
    <w:p w14:paraId="07941732" w14:textId="77777777" w:rsidR="004B179B" w:rsidRDefault="004B179B">
      <w:r>
        <w:t>Below is the proposal rule I wrote without dot notation so that it is clear which working memory elements are being matched. The proposal rule tests a sequence of linked identifier-attribute-</w:t>
      </w:r>
      <w:proofErr w:type="gramStart"/>
      <w:r>
        <w:t>values, and</w:t>
      </w:r>
      <w:proofErr w:type="gramEnd"/>
      <w:r>
        <w:t xml:space="preserve"> includes a variable for the attribute that leads to an adjacent cell. The variable will match </w:t>
      </w:r>
      <w:r>
        <w:rPr>
          <w:rFonts w:ascii="Courier New" w:hAnsi="Courier New"/>
        </w:rPr>
        <w:t>north</w:t>
      </w:r>
      <w:r>
        <w:t xml:space="preserve">, </w:t>
      </w:r>
      <w:r>
        <w:rPr>
          <w:rFonts w:ascii="Courier New" w:hAnsi="Courier New"/>
        </w:rPr>
        <w:t>east</w:t>
      </w:r>
      <w:r>
        <w:t xml:space="preserve">, </w:t>
      </w:r>
      <w:r>
        <w:rPr>
          <w:rFonts w:ascii="Courier New" w:hAnsi="Courier New"/>
        </w:rPr>
        <w:t>south</w:t>
      </w:r>
      <w:r>
        <w:t xml:space="preserve">, or </w:t>
      </w:r>
      <w:r>
        <w:rPr>
          <w:rFonts w:ascii="Courier New" w:hAnsi="Courier New"/>
        </w:rPr>
        <w:t>west</w:t>
      </w:r>
      <w:r>
        <w:t xml:space="preserve"> if the final condition matches an adjacent cell containing (has “</w:t>
      </w:r>
      <w:r>
        <w:rPr>
          <w:rFonts w:ascii="Courier New" w:hAnsi="Courier New"/>
        </w:rPr>
        <w:t>^content</w:t>
      </w:r>
      <w:r>
        <w:t xml:space="preserve">”) </w:t>
      </w:r>
      <w:r>
        <w:rPr>
          <w:rFonts w:ascii="Courier New" w:hAnsi="Courier New"/>
        </w:rPr>
        <w:t>normalfood</w:t>
      </w:r>
      <w:r>
        <w:t xml:space="preserve">. </w:t>
      </w:r>
    </w:p>
    <w:p w14:paraId="574A927C" w14:textId="77777777" w:rsidR="004B179B" w:rsidRDefault="004B179B">
      <w:pPr>
        <w:pStyle w:val="PlainText"/>
        <w:ind w:left="720"/>
      </w:pPr>
      <w:r>
        <w:t>sp {propose*move-to-</w:t>
      </w:r>
      <w:proofErr w:type="gramStart"/>
      <w:r>
        <w:t>normalfood</w:t>
      </w:r>
      <w:proofErr w:type="gramEnd"/>
    </w:p>
    <w:p w14:paraId="62E27729" w14:textId="77777777" w:rsidR="004B179B" w:rsidRDefault="007B3A13">
      <w:pPr>
        <w:pStyle w:val="PlainText"/>
        <w:ind w:left="720"/>
      </w:pPr>
      <w:r>
        <w:rPr>
          <w:noProof/>
        </w:rPr>
        <mc:AlternateContent>
          <mc:Choice Requires="wps">
            <w:drawing>
              <wp:anchor distT="0" distB="0" distL="114300" distR="114300" simplePos="0" relativeHeight="251693568" behindDoc="0" locked="0" layoutInCell="0" allowOverlap="1" wp14:anchorId="485BE2B7" wp14:editId="081571B5">
                <wp:simplePos x="0" y="0"/>
                <wp:positionH relativeFrom="column">
                  <wp:posOffset>2337435</wp:posOffset>
                </wp:positionH>
                <wp:positionV relativeFrom="paragraph">
                  <wp:posOffset>101600</wp:posOffset>
                </wp:positionV>
                <wp:extent cx="2160905" cy="383540"/>
                <wp:effectExtent l="12700" t="0" r="0" b="48260"/>
                <wp:wrapNone/>
                <wp:docPr id="93" name="Lin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160905" cy="383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F3507" id="Line 1046"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8pt" to="354.2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692544" behindDoc="0" locked="0" layoutInCell="0" allowOverlap="1" wp14:anchorId="39B7DD75" wp14:editId="5DB7ADE4">
                <wp:simplePos x="0" y="0"/>
                <wp:positionH relativeFrom="column">
                  <wp:posOffset>4480560</wp:posOffset>
                </wp:positionH>
                <wp:positionV relativeFrom="paragraph">
                  <wp:posOffset>1270</wp:posOffset>
                </wp:positionV>
                <wp:extent cx="1127760" cy="213360"/>
                <wp:effectExtent l="0" t="0" r="2540" b="2540"/>
                <wp:wrapNone/>
                <wp:docPr id="92"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7760" cy="213360"/>
                        </a:xfrm>
                        <a:prstGeom prst="rect">
                          <a:avLst/>
                        </a:prstGeom>
                        <a:solidFill>
                          <a:srgbClr val="FFFFFF"/>
                        </a:solidFill>
                        <a:ln w="9525">
                          <a:solidFill>
                            <a:srgbClr val="FF0000"/>
                          </a:solidFill>
                          <a:miter lim="800000"/>
                          <a:headEnd/>
                          <a:tailEnd/>
                        </a:ln>
                      </wps:spPr>
                      <wps:txbx>
                        <w:txbxContent>
                          <w:p w14:paraId="4967FA6F" w14:textId="77777777" w:rsidR="004B179B" w:rsidRDefault="004B179B">
                            <w:pPr>
                              <w:rPr>
                                <w:color w:val="FF0000"/>
                                <w:sz w:val="16"/>
                              </w:rPr>
                            </w:pPr>
                            <w:r>
                              <w:rPr>
                                <w:color w:val="FF0000"/>
                                <w:sz w:val="16"/>
                              </w:rPr>
                              <w:t xml:space="preserve">Matches any </w:t>
                            </w:r>
                            <w:proofErr w:type="gramStart"/>
                            <w:r>
                              <w:rPr>
                                <w:color w:val="FF0000"/>
                                <w:sz w:val="16"/>
                              </w:rPr>
                              <w:t>attribute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7DD75" id="Text Box 1045" o:spid="_x0000_s1465" type="#_x0000_t202" style="position:absolute;left:0;text-align:left;margin-left:352.8pt;margin-top:.1pt;width:88.8pt;height:1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" o:allowincell="f" strokecolor="red">
                <v:path arrowok="t"/>
                <v:textbox inset="3.6pt,,3.6pt">
                  <w:txbxContent>
                    <w:p w14:paraId="4967FA6F" w14:textId="77777777" w:rsidR="004B179B" w:rsidRDefault="004B179B">
                      <w:pPr>
                        <w:rPr>
                          <w:color w:val="FF0000"/>
                          <w:sz w:val="16"/>
                        </w:rPr>
                      </w:pPr>
                      <w:r>
                        <w:rPr>
                          <w:color w:val="FF0000"/>
                          <w:sz w:val="16"/>
                        </w:rPr>
                        <w:t xml:space="preserve">Matches any </w:t>
                      </w:r>
                      <w:proofErr w:type="gramStart"/>
                      <w:r>
                        <w:rPr>
                          <w:color w:val="FF0000"/>
                          <w:sz w:val="16"/>
                        </w:rPr>
                        <w:t>attribute</w:t>
                      </w:r>
                      <w:proofErr w:type="gramEnd"/>
                    </w:p>
                  </w:txbxContent>
                </v:textbox>
              </v:shape>
            </w:pict>
          </mc:Fallback>
        </mc:AlternateContent>
      </w:r>
      <w:r w:rsidR="004B179B">
        <w:t xml:space="preserve">   (state &lt;s&gt; ^io &lt;io&gt;)</w:t>
      </w:r>
    </w:p>
    <w:p w14:paraId="2502511D" w14:textId="77777777" w:rsidR="004B179B" w:rsidRDefault="007B3A13">
      <w:pPr>
        <w:pStyle w:val="PlainText"/>
        <w:ind w:left="720"/>
      </w:pPr>
      <w:r>
        <w:rPr>
          <w:noProof/>
        </w:rPr>
        <mc:AlternateContent>
          <mc:Choice Requires="wps">
            <w:drawing>
              <wp:anchor distT="0" distB="0" distL="114300" distR="114300" simplePos="0" relativeHeight="251695616" behindDoc="0" locked="0" layoutInCell="0" allowOverlap="1" wp14:anchorId="6A96DC3E" wp14:editId="388C1D40">
                <wp:simplePos x="0" y="0"/>
                <wp:positionH relativeFrom="column">
                  <wp:posOffset>4480560</wp:posOffset>
                </wp:positionH>
                <wp:positionV relativeFrom="paragraph">
                  <wp:posOffset>132080</wp:posOffset>
                </wp:positionV>
                <wp:extent cx="1242060" cy="213360"/>
                <wp:effectExtent l="0" t="0" r="2540" b="2540"/>
                <wp:wrapNone/>
                <wp:docPr id="91"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2060" cy="213360"/>
                        </a:xfrm>
                        <a:prstGeom prst="rect">
                          <a:avLst/>
                        </a:prstGeom>
                        <a:solidFill>
                          <a:srgbClr val="FFFFFF"/>
                        </a:solidFill>
                        <a:ln w="9525">
                          <a:solidFill>
                            <a:srgbClr val="FF0000"/>
                          </a:solidFill>
                          <a:miter lim="800000"/>
                          <a:headEnd/>
                          <a:tailEnd/>
                        </a:ln>
                      </wps:spPr>
                      <wps:txbx>
                        <w:txbxContent>
                          <w:p w14:paraId="44716FE2" w14:textId="77777777" w:rsidR="004B179B" w:rsidRDefault="004B179B">
                            <w:pPr>
                              <w:rPr>
                                <w:color w:val="FF0000"/>
                                <w:sz w:val="16"/>
                              </w:rPr>
                            </w:pPr>
                            <w:r>
                              <w:rPr>
                                <w:color w:val="FF0000"/>
                                <w:sz w:val="16"/>
                              </w:rPr>
                              <w:t xml:space="preserve">Matches an adjacent </w:t>
                            </w:r>
                            <w:proofErr w:type="gramStart"/>
                            <w:r>
                              <w:rPr>
                                <w:color w:val="FF0000"/>
                                <w:sz w:val="16"/>
                              </w:rPr>
                              <w:t>cell</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6DC3E" id="Text Box 1048" o:spid="_x0000_s1466" type="#_x0000_t202" style="position:absolute;left:0;text-align:left;margin-left:352.8pt;margin-top:10.4pt;width:97.8pt;height:16.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" o:allowincell="f" strokecolor="red">
                <v:path arrowok="t"/>
                <v:textbox inset="3.6pt,,3.6pt">
                  <w:txbxContent>
                    <w:p w14:paraId="44716FE2" w14:textId="77777777" w:rsidR="004B179B" w:rsidRDefault="004B179B">
                      <w:pPr>
                        <w:rPr>
                          <w:color w:val="FF0000"/>
                          <w:sz w:val="16"/>
                        </w:rPr>
                      </w:pPr>
                      <w:r>
                        <w:rPr>
                          <w:color w:val="FF0000"/>
                          <w:sz w:val="16"/>
                        </w:rPr>
                        <w:t xml:space="preserve">Matches an adjacent </w:t>
                      </w:r>
                      <w:proofErr w:type="gramStart"/>
                      <w:r>
                        <w:rPr>
                          <w:color w:val="FF0000"/>
                          <w:sz w:val="16"/>
                        </w:rPr>
                        <w:t>cell</w:t>
                      </w:r>
                      <w:proofErr w:type="gramEnd"/>
                    </w:p>
                  </w:txbxContent>
                </v:textbox>
              </v:shape>
            </w:pict>
          </mc:Fallback>
        </mc:AlternateContent>
      </w:r>
      <w:r w:rsidR="004B179B">
        <w:t xml:space="preserve">   (&lt;io&gt; ^input-link &lt;input-link&gt;)</w:t>
      </w:r>
    </w:p>
    <w:p w14:paraId="64EE8A9E" w14:textId="77777777" w:rsidR="004B179B" w:rsidRDefault="007B3A13">
      <w:pPr>
        <w:pStyle w:val="PlainText"/>
        <w:ind w:left="720"/>
      </w:pPr>
      <w:r>
        <w:rPr>
          <w:noProof/>
        </w:rPr>
        <mc:AlternateContent>
          <mc:Choice Requires="wps">
            <w:drawing>
              <wp:anchor distT="0" distB="0" distL="114300" distR="114300" simplePos="0" relativeHeight="251697664" behindDoc="0" locked="0" layoutInCell="0" allowOverlap="1" wp14:anchorId="724AFB36" wp14:editId="41943416">
                <wp:simplePos x="0" y="0"/>
                <wp:positionH relativeFrom="column">
                  <wp:posOffset>1213485</wp:posOffset>
                </wp:positionH>
                <wp:positionV relativeFrom="paragraph">
                  <wp:posOffset>99695</wp:posOffset>
                </wp:positionV>
                <wp:extent cx="3274695" cy="255270"/>
                <wp:effectExtent l="12700" t="0" r="1905" b="49530"/>
                <wp:wrapNone/>
                <wp:docPr id="90"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4695" cy="25527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D901F" id="Line 1050" o:spid="_x0000_s1026"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55pt,7.85pt" to="353.4pt,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696640" behindDoc="0" locked="0" layoutInCell="0" allowOverlap="1" wp14:anchorId="6D9F185D" wp14:editId="0B76A8F7">
                <wp:simplePos x="0" y="0"/>
                <wp:positionH relativeFrom="column">
                  <wp:posOffset>2897505</wp:posOffset>
                </wp:positionH>
                <wp:positionV relativeFrom="paragraph">
                  <wp:posOffset>91440</wp:posOffset>
                </wp:positionV>
                <wp:extent cx="1586230" cy="103505"/>
                <wp:effectExtent l="12700" t="0" r="1270" b="48895"/>
                <wp:wrapNone/>
                <wp:docPr id="89"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6230" cy="1035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5859A" id="Line 1049"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15pt,7.2pt" to="353.0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" o:allowincell="f" strokecolor="red">
                <v:stroke endarrow="block"/>
                <o:lock v:ext="edit" shapetype="f"/>
              </v:line>
            </w:pict>
          </mc:Fallback>
        </mc:AlternateContent>
      </w:r>
      <w:r w:rsidR="004B179B">
        <w:t xml:space="preserve">   (&lt;input-link&gt; ^my-location &lt;my-loc&gt;)</w:t>
      </w:r>
    </w:p>
    <w:p w14:paraId="2E48BB5F" w14:textId="77777777" w:rsidR="004B179B" w:rsidRDefault="007B3A13">
      <w:pPr>
        <w:pStyle w:val="PlainText"/>
        <w:ind w:left="720"/>
      </w:pPr>
      <w:r>
        <w:rPr>
          <w:noProof/>
        </w:rPr>
        <mc:AlternateContent>
          <mc:Choice Requires="wps">
            <w:drawing>
              <wp:anchor distT="0" distB="0" distL="114300" distR="114300" simplePos="0" relativeHeight="251694592" behindDoc="0" locked="0" layoutInCell="0" allowOverlap="1" wp14:anchorId="623CC4E6" wp14:editId="505A9C19">
                <wp:simplePos x="0" y="0"/>
                <wp:positionH relativeFrom="column">
                  <wp:posOffset>4480560</wp:posOffset>
                </wp:positionH>
                <wp:positionV relativeFrom="paragraph">
                  <wp:posOffset>119380</wp:posOffset>
                </wp:positionV>
                <wp:extent cx="1417320" cy="213360"/>
                <wp:effectExtent l="0" t="0" r="5080" b="2540"/>
                <wp:wrapNone/>
                <wp:docPr id="88"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7320" cy="213360"/>
                        </a:xfrm>
                        <a:prstGeom prst="rect">
                          <a:avLst/>
                        </a:prstGeom>
                        <a:solidFill>
                          <a:srgbClr val="FFFFFF"/>
                        </a:solidFill>
                        <a:ln w="9525">
                          <a:solidFill>
                            <a:srgbClr val="FF0000"/>
                          </a:solidFill>
                          <a:miter lim="800000"/>
                          <a:headEnd/>
                          <a:tailEnd/>
                        </a:ln>
                      </wps:spPr>
                      <wps:txbx>
                        <w:txbxContent>
                          <w:p w14:paraId="36A1795F" w14:textId="77777777" w:rsidR="004B179B" w:rsidRDefault="004B179B">
                            <w:pPr>
                              <w:rPr>
                                <w:color w:val="FF0000"/>
                                <w:sz w:val="16"/>
                              </w:rPr>
                            </w:pPr>
                            <w:r>
                              <w:rPr>
                                <w:color w:val="FF0000"/>
                                <w:sz w:val="16"/>
                              </w:rPr>
                              <w:t xml:space="preserve">Matches cell with </w:t>
                            </w:r>
                            <w:proofErr w:type="gramStart"/>
                            <w:r>
                              <w:rPr>
                                <w:color w:val="FF0000"/>
                                <w:sz w:val="16"/>
                              </w:rPr>
                              <w:t>normalfood</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CC4E6" id="Text Box 1047" o:spid="_x0000_s1467" type="#_x0000_t202" style="position:absolute;left:0;text-align:left;margin-left:352.8pt;margin-top:9.4pt;width:111.6pt;height:16.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" o:allowincell="f" strokecolor="red">
                <v:path arrowok="t"/>
                <v:textbox inset="3.6pt,,3.6pt">
                  <w:txbxContent>
                    <w:p w14:paraId="36A1795F" w14:textId="77777777" w:rsidR="004B179B" w:rsidRDefault="004B179B">
                      <w:pPr>
                        <w:rPr>
                          <w:color w:val="FF0000"/>
                          <w:sz w:val="16"/>
                        </w:rPr>
                      </w:pPr>
                      <w:r>
                        <w:rPr>
                          <w:color w:val="FF0000"/>
                          <w:sz w:val="16"/>
                        </w:rPr>
                        <w:t xml:space="preserve">Matches cell with </w:t>
                      </w:r>
                      <w:proofErr w:type="gramStart"/>
                      <w:r>
                        <w:rPr>
                          <w:color w:val="FF0000"/>
                          <w:sz w:val="16"/>
                        </w:rPr>
                        <w:t>normalfood</w:t>
                      </w:r>
                      <w:proofErr w:type="gramEnd"/>
                    </w:p>
                  </w:txbxContent>
                </v:textbox>
              </v:shape>
            </w:pict>
          </mc:Fallback>
        </mc:AlternateContent>
      </w:r>
      <w:r w:rsidR="004B179B">
        <w:t xml:space="preserve">   (&lt;my-loc&gt; ^&lt;direction&gt; &lt;cell&gt;)</w:t>
      </w:r>
    </w:p>
    <w:p w14:paraId="3748FB89" w14:textId="77777777" w:rsidR="004B179B" w:rsidRDefault="007B3A13">
      <w:pPr>
        <w:pStyle w:val="PlainText"/>
        <w:ind w:left="720"/>
      </w:pPr>
      <w:r>
        <w:rPr>
          <w:noProof/>
        </w:rPr>
        <mc:AlternateContent>
          <mc:Choice Requires="wps">
            <w:drawing>
              <wp:anchor distT="0" distB="0" distL="114300" distR="114300" simplePos="0" relativeHeight="251698688" behindDoc="0" locked="0" layoutInCell="0" allowOverlap="1" wp14:anchorId="3F233E2E" wp14:editId="46152F0C">
                <wp:simplePos x="0" y="0"/>
                <wp:positionH relativeFrom="column">
                  <wp:posOffset>2804160</wp:posOffset>
                </wp:positionH>
                <wp:positionV relativeFrom="paragraph">
                  <wp:posOffset>65405</wp:posOffset>
                </wp:positionV>
                <wp:extent cx="1670050" cy="7620"/>
                <wp:effectExtent l="0" t="50800" r="0" b="55880"/>
                <wp:wrapNone/>
                <wp:docPr id="87"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70050" cy="76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3BF23" id="Line 1051" o:spid="_x0000_s1026" style="position:absolute;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pt,5.15pt" to="352.3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" o:allowincell="f" strokecolor="red">
                <v:stroke endarrow="block"/>
                <o:lock v:ext="edit" shapetype="f"/>
              </v:line>
            </w:pict>
          </mc:Fallback>
        </mc:AlternateContent>
      </w:r>
      <w:r w:rsidR="004B179B">
        <w:t xml:space="preserve">   (&lt;cell&gt; ^content normalfood)</w:t>
      </w:r>
    </w:p>
    <w:p w14:paraId="05E69050" w14:textId="77777777" w:rsidR="004B179B" w:rsidRDefault="007B3A13">
      <w:pPr>
        <w:pStyle w:val="PlainText"/>
        <w:ind w:left="720"/>
      </w:pPr>
      <w:r>
        <w:rPr>
          <w:noProof/>
        </w:rPr>
        <mc:AlternateContent>
          <mc:Choice Requires="wps">
            <w:drawing>
              <wp:anchor distT="0" distB="0" distL="114300" distR="114300" simplePos="0" relativeHeight="251701760" behindDoc="0" locked="0" layoutInCell="0" allowOverlap="1" wp14:anchorId="35BAAC03" wp14:editId="5565C1F6">
                <wp:simplePos x="0" y="0"/>
                <wp:positionH relativeFrom="column">
                  <wp:posOffset>4480560</wp:posOffset>
                </wp:positionH>
                <wp:positionV relativeFrom="paragraph">
                  <wp:posOffset>106680</wp:posOffset>
                </wp:positionV>
                <wp:extent cx="1417320" cy="213360"/>
                <wp:effectExtent l="0" t="0" r="5080" b="2540"/>
                <wp:wrapNone/>
                <wp:docPr id="86"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7320" cy="213360"/>
                        </a:xfrm>
                        <a:prstGeom prst="rect">
                          <a:avLst/>
                        </a:prstGeom>
                        <a:solidFill>
                          <a:srgbClr val="FFFFFF"/>
                        </a:solidFill>
                        <a:ln w="9525">
                          <a:solidFill>
                            <a:srgbClr val="FF0000"/>
                          </a:solidFill>
                          <a:miter lim="800000"/>
                          <a:headEnd/>
                          <a:tailEnd/>
                        </a:ln>
                      </wps:spPr>
                      <wps:txbx>
                        <w:txbxContent>
                          <w:p w14:paraId="59EAFD88" w14:textId="77777777" w:rsidR="004B179B" w:rsidRDefault="004B179B">
                            <w:pPr>
                              <w:rPr>
                                <w:color w:val="FF0000"/>
                                <w:sz w:val="16"/>
                              </w:rPr>
                            </w:pPr>
                            <w:r>
                              <w:rPr>
                                <w:color w:val="FF0000"/>
                                <w:sz w:val="16"/>
                              </w:rPr>
                              <w:t>= signifies indifferent/random</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AAC03" id="Text Box 1054" o:spid="_x0000_s1468" type="#_x0000_t202" style="position:absolute;left:0;text-align:left;margin-left:352.8pt;margin-top:8.4pt;width:111.6pt;height:1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" o:allowincell="f" strokecolor="red">
                <v:path arrowok="t"/>
                <v:textbox inset="3.6pt,,3.6pt">
                  <w:txbxContent>
                    <w:p w14:paraId="59EAFD88" w14:textId="77777777" w:rsidR="004B179B" w:rsidRDefault="004B179B">
                      <w:pPr>
                        <w:rPr>
                          <w:color w:val="FF0000"/>
                          <w:sz w:val="16"/>
                        </w:rPr>
                      </w:pPr>
                      <w:r>
                        <w:rPr>
                          <w:color w:val="FF0000"/>
                          <w:sz w:val="16"/>
                        </w:rPr>
                        <w:t>= signifies indifferent/random</w:t>
                      </w:r>
                    </w:p>
                  </w:txbxContent>
                </v:textbox>
              </v:shape>
            </w:pict>
          </mc:Fallback>
        </mc:AlternateContent>
      </w:r>
      <w:r w:rsidR="004B179B">
        <w:t>--&gt;</w:t>
      </w:r>
    </w:p>
    <w:p w14:paraId="793B02DC" w14:textId="77777777" w:rsidR="004B179B" w:rsidRDefault="007B3A13">
      <w:pPr>
        <w:pStyle w:val="PlainText"/>
        <w:ind w:left="720"/>
      </w:pPr>
      <w:r>
        <w:rPr>
          <w:noProof/>
        </w:rPr>
        <mc:AlternateContent>
          <mc:Choice Requires="wps">
            <w:drawing>
              <wp:anchor distT="0" distB="0" distL="114300" distR="114300" simplePos="0" relativeHeight="251702784" behindDoc="0" locked="0" layoutInCell="0" allowOverlap="1" wp14:anchorId="3BCED029" wp14:editId="08148DEA">
                <wp:simplePos x="0" y="0"/>
                <wp:positionH relativeFrom="column">
                  <wp:posOffset>2255520</wp:posOffset>
                </wp:positionH>
                <wp:positionV relativeFrom="paragraph">
                  <wp:posOffset>59690</wp:posOffset>
                </wp:positionV>
                <wp:extent cx="2221865" cy="144145"/>
                <wp:effectExtent l="25400" t="0" r="635" b="59055"/>
                <wp:wrapNone/>
                <wp:docPr id="85"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21865" cy="14414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C7CF5" id="Line 1055" o:spid="_x0000_s1026" style="position:absolute;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6pt,4.7pt" to="352.55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" o:allowincell="f" strokecolor="red">
                <v:stroke endarrow="block"/>
                <o:lock v:ext="edit" shapetype="f"/>
              </v:line>
            </w:pict>
          </mc:Fallback>
        </mc:AlternateContent>
      </w:r>
      <w:r w:rsidR="004B179B">
        <w:t xml:space="preserve">   (&lt;s&gt; ^operator &lt;o&gt; +)</w:t>
      </w:r>
    </w:p>
    <w:p w14:paraId="67E99BCB" w14:textId="77777777" w:rsidR="004B179B" w:rsidRDefault="007B3A13">
      <w:pPr>
        <w:pStyle w:val="PlainText"/>
        <w:ind w:left="720"/>
      </w:pPr>
      <w:r>
        <w:rPr>
          <w:noProof/>
        </w:rPr>
        <mc:AlternateContent>
          <mc:Choice Requires="wps">
            <w:drawing>
              <wp:anchor distT="0" distB="0" distL="114300" distR="114300" simplePos="0" relativeHeight="251699712" behindDoc="0" locked="0" layoutInCell="0" allowOverlap="1" wp14:anchorId="1794F565" wp14:editId="4896DDB0">
                <wp:simplePos x="0" y="0"/>
                <wp:positionH relativeFrom="column">
                  <wp:posOffset>4480560</wp:posOffset>
                </wp:positionH>
                <wp:positionV relativeFrom="paragraph">
                  <wp:posOffset>94615</wp:posOffset>
                </wp:positionV>
                <wp:extent cx="1417320" cy="319405"/>
                <wp:effectExtent l="0" t="0" r="5080" b="0"/>
                <wp:wrapNone/>
                <wp:docPr id="84"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7320" cy="319405"/>
                        </a:xfrm>
                        <a:prstGeom prst="rect">
                          <a:avLst/>
                        </a:prstGeom>
                        <a:solidFill>
                          <a:srgbClr val="FFFFFF"/>
                        </a:solidFill>
                        <a:ln w="9525">
                          <a:solidFill>
                            <a:srgbClr val="FF0000"/>
                          </a:solidFill>
                          <a:miter lim="800000"/>
                          <a:headEnd/>
                          <a:tailEnd/>
                        </a:ln>
                      </wps:spPr>
                      <wps:txbx>
                        <w:txbxContent>
                          <w:p w14:paraId="409B7AE2" w14:textId="77777777" w:rsidR="004B179B" w:rsidRDefault="004B179B">
                            <w:pPr>
                              <w:rPr>
                                <w:color w:val="FF0000"/>
                                <w:sz w:val="16"/>
                              </w:rPr>
                            </w:pPr>
                            <w:r>
                              <w:rPr>
                                <w:color w:val="FF0000"/>
                                <w:sz w:val="16"/>
                              </w:rPr>
                              <w:t xml:space="preserve">Use matched direction in </w:t>
                            </w:r>
                            <w:proofErr w:type="gramStart"/>
                            <w:r>
                              <w:rPr>
                                <w:color w:val="FF0000"/>
                                <w:sz w:val="16"/>
                              </w:rPr>
                              <w:t>action</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4F565" id="Text Box 1052" o:spid="_x0000_s1469" type="#_x0000_t202" style="position:absolute;left:0;text-align:left;margin-left:352.8pt;margin-top:7.45pt;width:111.6pt;height:25.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" o:allowincell="f" strokecolor="red">
                <v:path arrowok="t"/>
                <v:textbox inset="3.6pt,,3.6pt">
                  <w:txbxContent>
                    <w:p w14:paraId="409B7AE2" w14:textId="77777777" w:rsidR="004B179B" w:rsidRDefault="004B179B">
                      <w:pPr>
                        <w:rPr>
                          <w:color w:val="FF0000"/>
                          <w:sz w:val="16"/>
                        </w:rPr>
                      </w:pPr>
                      <w:r>
                        <w:rPr>
                          <w:color w:val="FF0000"/>
                          <w:sz w:val="16"/>
                        </w:rPr>
                        <w:t xml:space="preserve">Use matched direction in </w:t>
                      </w:r>
                      <w:proofErr w:type="gramStart"/>
                      <w:r>
                        <w:rPr>
                          <w:color w:val="FF0000"/>
                          <w:sz w:val="16"/>
                        </w:rPr>
                        <w:t>action</w:t>
                      </w:r>
                      <w:proofErr w:type="gramEnd"/>
                    </w:p>
                  </w:txbxContent>
                </v:textbox>
              </v:shape>
            </w:pict>
          </mc:Fallback>
        </mc:AlternateContent>
      </w:r>
      <w:r w:rsidR="004B179B">
        <w:t xml:space="preserve">   (&lt;s&gt; ^operator &lt;o&gt; =)</w:t>
      </w:r>
    </w:p>
    <w:p w14:paraId="080AADEA" w14:textId="77777777" w:rsidR="004B179B" w:rsidRDefault="007B3A13">
      <w:pPr>
        <w:pStyle w:val="PlainText"/>
        <w:ind w:left="720"/>
      </w:pPr>
      <w:r>
        <w:rPr>
          <w:noProof/>
        </w:rPr>
        <mc:AlternateContent>
          <mc:Choice Requires="wps">
            <w:drawing>
              <wp:anchor distT="0" distB="0" distL="114300" distR="114300" simplePos="0" relativeHeight="251700736" behindDoc="0" locked="0" layoutInCell="0" allowOverlap="1" wp14:anchorId="5EC3730A" wp14:editId="0B213920">
                <wp:simplePos x="0" y="0"/>
                <wp:positionH relativeFrom="column">
                  <wp:posOffset>2748915</wp:posOffset>
                </wp:positionH>
                <wp:positionV relativeFrom="paragraph">
                  <wp:posOffset>90805</wp:posOffset>
                </wp:positionV>
                <wp:extent cx="1730375" cy="122555"/>
                <wp:effectExtent l="12700" t="0" r="0" b="55245"/>
                <wp:wrapNone/>
                <wp:docPr id="83"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30375" cy="12255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ACD3C" id="Line 1053"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45pt,7.15pt" to="352.7pt,1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" o:allowincell="f" strokecolor="red">
                <v:stroke endarrow="block"/>
                <o:lock v:ext="edit" shapetype="f"/>
              </v:line>
            </w:pict>
          </mc:Fallback>
        </mc:AlternateContent>
      </w:r>
      <w:r w:rsidR="004B179B">
        <w:t xml:space="preserve">   (&lt;o&gt; ^name move-to-food</w:t>
      </w:r>
    </w:p>
    <w:p w14:paraId="1CBEA474" w14:textId="77777777" w:rsidR="004B179B" w:rsidRDefault="004B179B">
      <w:pPr>
        <w:pStyle w:val="PlainText"/>
        <w:ind w:left="720"/>
      </w:pPr>
      <w:r>
        <w:t xml:space="preserve">        ^direction &lt;direction&gt;)}</w:t>
      </w:r>
    </w:p>
    <w:p w14:paraId="58B7C3B1" w14:textId="77777777" w:rsidR="004B179B" w:rsidRDefault="004B179B">
      <w:r>
        <w:t xml:space="preserve">The indifferent preference tells Soar that a random selection can be made between proposed operators. The </w:t>
      </w:r>
      <w:r>
        <w:rPr>
          <w:rFonts w:ascii="Courier New" w:hAnsi="Courier New"/>
        </w:rPr>
        <w:t>&lt;direction&gt;</w:t>
      </w:r>
      <w:r>
        <w:t xml:space="preserve"> in the action augments the operator with the direction of an adjacent cell containing </w:t>
      </w:r>
      <w:r>
        <w:rPr>
          <w:rFonts w:ascii="Courier New" w:hAnsi="Courier New"/>
        </w:rPr>
        <w:t>normalfood</w:t>
      </w:r>
      <w:r>
        <w:t xml:space="preserve">. When an eater is surrounded by food, the </w:t>
      </w:r>
      <w:r>
        <w:rPr>
          <w:rFonts w:ascii="Courier New" w:hAnsi="Courier New"/>
        </w:rPr>
        <w:t>&lt;direction&gt;</w:t>
      </w:r>
      <w:r>
        <w:t xml:space="preserve"> variable will match all directions, leading to four matches of the rule. In Soar, all new matches fire in parallel, creating new operators, each with a different </w:t>
      </w:r>
      <w:r>
        <w:rPr>
          <w:rFonts w:ascii="Courier New" w:hAnsi="Courier New"/>
        </w:rPr>
        <w:t>^direction</w:t>
      </w:r>
      <w:r>
        <w:t xml:space="preserve"> augmentation. For example, if there was </w:t>
      </w:r>
      <w:r>
        <w:rPr>
          <w:rFonts w:ascii="Courier New" w:hAnsi="Courier New"/>
        </w:rPr>
        <w:t>normalfood</w:t>
      </w:r>
      <w:r>
        <w:t xml:space="preserve"> to the south and west, two operators would be created, one with </w:t>
      </w:r>
      <w:r>
        <w:rPr>
          <w:rFonts w:ascii="Courier New" w:hAnsi="Courier New"/>
        </w:rPr>
        <w:t>^direction south</w:t>
      </w:r>
      <w:r>
        <w:t xml:space="preserve"> and one with </w:t>
      </w:r>
      <w:r>
        <w:rPr>
          <w:rFonts w:ascii="Courier New" w:hAnsi="Courier New"/>
        </w:rPr>
        <w:t>^direction west</w:t>
      </w:r>
      <w:r>
        <w:rPr>
          <w:i/>
        </w:rPr>
        <w:t>.</w:t>
      </w:r>
      <w:r>
        <w:t xml:space="preserve"> </w:t>
      </w:r>
    </w:p>
    <w:p w14:paraId="1CDB3711" w14:textId="77777777" w:rsidR="004B179B" w:rsidRDefault="004B179B"/>
    <w:p w14:paraId="20DC51E2" w14:textId="77777777" w:rsidR="004B179B" w:rsidRDefault="004B179B">
      <w:r>
        <w:t>This rule can be written much more concisely using dot notation, and a short cut for the preferences.</w:t>
      </w:r>
    </w:p>
    <w:p w14:paraId="3F3E0240" w14:textId="77777777" w:rsidR="004B179B" w:rsidRDefault="004B179B">
      <w:pPr>
        <w:pStyle w:val="PlainText"/>
        <w:ind w:left="720"/>
      </w:pPr>
      <w:r>
        <w:t>sp {propose*move-to-</w:t>
      </w:r>
      <w:proofErr w:type="gramStart"/>
      <w:r>
        <w:t>normalfood</w:t>
      </w:r>
      <w:proofErr w:type="gramEnd"/>
    </w:p>
    <w:p w14:paraId="48E91F1A" w14:textId="77777777" w:rsidR="004B179B" w:rsidRDefault="004B179B">
      <w:pPr>
        <w:pStyle w:val="PlainText"/>
        <w:ind w:left="720"/>
      </w:pPr>
      <w:r>
        <w:t xml:space="preserve">   (state &lt;s&gt; ^io.input-link.my-</w:t>
      </w:r>
      <w:proofErr w:type="gramStart"/>
      <w:r>
        <w:t>location.&lt;</w:t>
      </w:r>
      <w:proofErr w:type="gramEnd"/>
      <w:r>
        <w:t>dir&gt;.content normalfood)</w:t>
      </w:r>
    </w:p>
    <w:p w14:paraId="325AF7B8" w14:textId="77777777" w:rsidR="004B179B" w:rsidRDefault="007B3A13">
      <w:pPr>
        <w:pStyle w:val="PlainText"/>
        <w:ind w:left="720"/>
      </w:pPr>
      <w:r>
        <w:rPr>
          <w:rFonts w:ascii="Arial" w:hAnsi="Arial"/>
          <w:noProof/>
        </w:rPr>
        <mc:AlternateContent>
          <mc:Choice Requires="wps">
            <w:drawing>
              <wp:anchor distT="0" distB="0" distL="114300" distR="114300" simplePos="0" relativeHeight="251703808" behindDoc="0" locked="0" layoutInCell="0" allowOverlap="1" wp14:anchorId="14994915" wp14:editId="579576E8">
                <wp:simplePos x="0" y="0"/>
                <wp:positionH relativeFrom="column">
                  <wp:posOffset>4194810</wp:posOffset>
                </wp:positionH>
                <wp:positionV relativeFrom="paragraph">
                  <wp:posOffset>40640</wp:posOffset>
                </wp:positionV>
                <wp:extent cx="1703070" cy="333375"/>
                <wp:effectExtent l="0" t="0" r="0" b="0"/>
                <wp:wrapNone/>
                <wp:docPr id="82"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3070" cy="333375"/>
                        </a:xfrm>
                        <a:prstGeom prst="rect">
                          <a:avLst/>
                        </a:prstGeom>
                        <a:solidFill>
                          <a:srgbClr val="FFFFFF"/>
                        </a:solidFill>
                        <a:ln w="9525">
                          <a:solidFill>
                            <a:srgbClr val="FF0000"/>
                          </a:solidFill>
                          <a:miter lim="800000"/>
                          <a:headEnd/>
                          <a:tailEnd/>
                        </a:ln>
                      </wps:spPr>
                      <wps:txbx>
                        <w:txbxContent>
                          <w:p w14:paraId="73783438" w14:textId="77777777" w:rsidR="004B179B" w:rsidRDefault="004B179B">
                            <w:pPr>
                              <w:rPr>
                                <w:color w:val="FF0000"/>
                                <w:sz w:val="16"/>
                              </w:rPr>
                            </w:pPr>
                            <w:r>
                              <w:rPr>
                                <w:color w:val="FF0000"/>
                                <w:sz w:val="16"/>
                              </w:rPr>
                              <w:t>+ = means two preferences are created: acceptable and indifferent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94915" id="Text Box 1056" o:spid="_x0000_s1470" type="#_x0000_t202" style="position:absolute;left:0;text-align:left;margin-left:330.3pt;margin-top:3.2pt;width:134.1pt;height:26.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" o:allowincell="f" strokecolor="red">
                <v:path arrowok="t"/>
                <v:textbox inset="3.6pt,,3.6pt">
                  <w:txbxContent>
                    <w:p w14:paraId="73783438" w14:textId="77777777" w:rsidR="004B179B" w:rsidRDefault="004B179B">
                      <w:pPr>
                        <w:rPr>
                          <w:color w:val="FF0000"/>
                          <w:sz w:val="16"/>
                        </w:rPr>
                      </w:pPr>
                      <w:r>
                        <w:rPr>
                          <w:color w:val="FF0000"/>
                          <w:sz w:val="16"/>
                        </w:rPr>
                        <w:t>+ = means two preferences are created: acceptable and indifferent</w:t>
                      </w:r>
                    </w:p>
                  </w:txbxContent>
                </v:textbox>
              </v:shape>
            </w:pict>
          </mc:Fallback>
        </mc:AlternateContent>
      </w:r>
      <w:r w:rsidR="004B179B">
        <w:t>--&gt;</w:t>
      </w:r>
    </w:p>
    <w:p w14:paraId="66DE2E6D" w14:textId="77777777" w:rsidR="004B179B" w:rsidRDefault="007B3A13">
      <w:pPr>
        <w:pStyle w:val="PlainText"/>
        <w:ind w:left="720"/>
      </w:pPr>
      <w:r>
        <w:rPr>
          <w:rFonts w:ascii="Arial" w:hAnsi="Arial"/>
          <w:noProof/>
        </w:rPr>
        <mc:AlternateContent>
          <mc:Choice Requires="wps">
            <w:drawing>
              <wp:anchor distT="0" distB="0" distL="114300" distR="114300" simplePos="0" relativeHeight="251704832" behindDoc="0" locked="0" layoutInCell="0" allowOverlap="1" wp14:anchorId="1BFF78AD" wp14:editId="32C548E2">
                <wp:simplePos x="0" y="0"/>
                <wp:positionH relativeFrom="column">
                  <wp:posOffset>2472690</wp:posOffset>
                </wp:positionH>
                <wp:positionV relativeFrom="paragraph">
                  <wp:posOffset>66675</wp:posOffset>
                </wp:positionV>
                <wp:extent cx="1725295" cy="1270"/>
                <wp:effectExtent l="0" t="50800" r="0" b="62230"/>
                <wp:wrapNone/>
                <wp:docPr id="81"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25295" cy="127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66720" id="Line 1057" o:spid="_x0000_s1026" style="position:absolute;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7pt,5.25pt" to="330.5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" o:allowincell="f" strokecolor="red">
                <v:stroke endarrow="block"/>
                <o:lock v:ext="edit" shapetype="f"/>
              </v:line>
            </w:pict>
          </mc:Fallback>
        </mc:AlternateContent>
      </w:r>
      <w:r w:rsidR="004B179B">
        <w:t xml:space="preserve">   (&lt;s&gt; ^operator &lt;o&gt; + =)</w:t>
      </w:r>
    </w:p>
    <w:p w14:paraId="74A7EA9B" w14:textId="77777777" w:rsidR="004B179B" w:rsidRDefault="004B179B">
      <w:pPr>
        <w:pStyle w:val="PlainText"/>
        <w:ind w:left="720"/>
      </w:pPr>
      <w:r>
        <w:t xml:space="preserve">   (&lt;o&gt; ^name move-to-food</w:t>
      </w:r>
    </w:p>
    <w:p w14:paraId="68E0226F" w14:textId="77777777" w:rsidR="004B179B" w:rsidRDefault="004B179B">
      <w:pPr>
        <w:pStyle w:val="PlainText"/>
        <w:ind w:left="720"/>
      </w:pPr>
      <w:r>
        <w:t xml:space="preserve">        ^direction &lt;dir&gt;)}</w:t>
      </w:r>
    </w:p>
    <w:p w14:paraId="7995EC57" w14:textId="77777777" w:rsidR="004B179B" w:rsidRDefault="004B179B">
      <w:r>
        <w:t>The rule that proposes the operator to move to consume bonusfood is very similar.</w:t>
      </w:r>
    </w:p>
    <w:p w14:paraId="0798B4A7" w14:textId="77777777" w:rsidR="004B179B" w:rsidRDefault="004B179B">
      <w:pPr>
        <w:pStyle w:val="PlainText"/>
        <w:ind w:left="720"/>
      </w:pPr>
      <w:r>
        <w:t>sp {propose*move-to-</w:t>
      </w:r>
      <w:proofErr w:type="gramStart"/>
      <w:r>
        <w:t>bonusfood</w:t>
      </w:r>
      <w:proofErr w:type="gramEnd"/>
    </w:p>
    <w:p w14:paraId="0857257E" w14:textId="77777777" w:rsidR="004B179B" w:rsidRDefault="004B179B">
      <w:pPr>
        <w:pStyle w:val="PlainText"/>
        <w:ind w:left="720"/>
      </w:pPr>
      <w:r>
        <w:t xml:space="preserve">   (state &lt;s&gt; ^io.input-link.my-</w:t>
      </w:r>
      <w:proofErr w:type="gramStart"/>
      <w:r>
        <w:t>location.&lt;</w:t>
      </w:r>
      <w:proofErr w:type="gramEnd"/>
      <w:r>
        <w:t>dir&gt;.content bonusfood)</w:t>
      </w:r>
    </w:p>
    <w:p w14:paraId="1245F671" w14:textId="77777777" w:rsidR="004B179B" w:rsidRDefault="004B179B">
      <w:pPr>
        <w:pStyle w:val="PlainText"/>
        <w:ind w:left="720"/>
      </w:pPr>
      <w:r>
        <w:t>--&gt;</w:t>
      </w:r>
    </w:p>
    <w:p w14:paraId="210C1236" w14:textId="77777777" w:rsidR="004B179B" w:rsidRDefault="004B179B">
      <w:pPr>
        <w:pStyle w:val="PlainText"/>
        <w:ind w:left="720"/>
      </w:pPr>
      <w:r>
        <w:t xml:space="preserve">   (&lt;s&gt; ^operator &lt;o&gt; + =)</w:t>
      </w:r>
    </w:p>
    <w:p w14:paraId="67236E31" w14:textId="77777777" w:rsidR="004B179B" w:rsidRDefault="004B179B">
      <w:pPr>
        <w:pStyle w:val="PlainText"/>
        <w:ind w:left="720"/>
      </w:pPr>
      <w:r>
        <w:t xml:space="preserve">   (&lt;o&gt; ^name move-to-food</w:t>
      </w:r>
    </w:p>
    <w:p w14:paraId="55474011" w14:textId="77777777" w:rsidR="004B179B" w:rsidRDefault="004B179B">
      <w:pPr>
        <w:pStyle w:val="PlainText"/>
        <w:ind w:left="720"/>
      </w:pPr>
      <w:r>
        <w:t xml:space="preserve">        ^direction &lt;dir&gt;)}</w:t>
      </w:r>
    </w:p>
    <w:p w14:paraId="2971A617" w14:textId="77777777" w:rsidR="004B179B" w:rsidRDefault="004B179B">
      <w:r>
        <w:t xml:space="preserve">The rule to create the move command on the output link is very similar to the one used in </w:t>
      </w:r>
      <w:proofErr w:type="gramStart"/>
      <w:r>
        <w:t>move-north</w:t>
      </w:r>
      <w:proofErr w:type="gramEnd"/>
      <w:r>
        <w:t xml:space="preserve">. The only difference is that instead of always using “north” as the direction, it uses the direction created by the operator proposal rule and matched by variable &lt;dir&gt;. </w:t>
      </w:r>
    </w:p>
    <w:p w14:paraId="07FD9900" w14:textId="77777777" w:rsidR="004B179B" w:rsidRDefault="004B179B">
      <w:pPr>
        <w:pStyle w:val="PlainText"/>
        <w:ind w:left="720"/>
      </w:pPr>
      <w:r>
        <w:rPr>
          <w:rFonts w:ascii="Arial" w:hAnsi="Arial"/>
        </w:rPr>
        <w:t xml:space="preserve"> </w:t>
      </w:r>
      <w:r>
        <w:t>sp {apply*move-to-</w:t>
      </w:r>
      <w:proofErr w:type="gramStart"/>
      <w:r>
        <w:t>food</w:t>
      </w:r>
      <w:proofErr w:type="gramEnd"/>
    </w:p>
    <w:p w14:paraId="26E343E8"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77B0E9E1" w14:textId="77777777" w:rsidR="004B179B" w:rsidRDefault="004B179B">
      <w:pPr>
        <w:pStyle w:val="PlainText"/>
        <w:ind w:left="720"/>
      </w:pPr>
      <w:r>
        <w:t xml:space="preserve">              ^operator &lt;o&gt;)</w:t>
      </w:r>
    </w:p>
    <w:p w14:paraId="59094B55" w14:textId="77777777" w:rsidR="004B179B" w:rsidRDefault="004B179B">
      <w:pPr>
        <w:pStyle w:val="PlainText"/>
        <w:ind w:left="720"/>
      </w:pPr>
      <w:r>
        <w:t xml:space="preserve">   (&lt;o&gt; ^name move-to-food</w:t>
      </w:r>
    </w:p>
    <w:p w14:paraId="549BD99D" w14:textId="77777777" w:rsidR="004B179B" w:rsidRDefault="004B179B">
      <w:pPr>
        <w:pStyle w:val="PlainText"/>
        <w:ind w:left="720"/>
      </w:pPr>
      <w:r>
        <w:t xml:space="preserve">        ^direction &lt;dir&gt;)</w:t>
      </w:r>
    </w:p>
    <w:p w14:paraId="79F83ECA" w14:textId="77777777" w:rsidR="004B179B" w:rsidRDefault="004B179B">
      <w:pPr>
        <w:pStyle w:val="PlainText"/>
        <w:ind w:left="720"/>
      </w:pPr>
      <w:r>
        <w:t>--&gt;</w:t>
      </w:r>
    </w:p>
    <w:p w14:paraId="438DB4A8" w14:textId="77777777" w:rsidR="004B179B" w:rsidRDefault="004B179B">
      <w:pPr>
        <w:pStyle w:val="PlainText"/>
        <w:ind w:left="720"/>
        <w:rPr>
          <w:b/>
          <w:i/>
        </w:rPr>
      </w:pPr>
      <w:r>
        <w:t xml:space="preserve">   (</w:t>
      </w:r>
      <w:r w:rsidR="0002322D">
        <w:t>&lt;out&gt;</w:t>
      </w:r>
      <w:r>
        <w:t xml:space="preserve"> ^</w:t>
      </w:r>
      <w:proofErr w:type="gramStart"/>
      <w:r>
        <w:t>move.direction</w:t>
      </w:r>
      <w:proofErr w:type="gramEnd"/>
      <w:r>
        <w:t xml:space="preserve"> &lt;dir&gt;)} </w:t>
      </w:r>
    </w:p>
    <w:p w14:paraId="2E5872D0" w14:textId="77777777" w:rsidR="004B179B" w:rsidRDefault="004B179B">
      <w:pPr>
        <w:pStyle w:val="PlainText"/>
        <w:rPr>
          <w:rFonts w:ascii="Arial" w:hAnsi="Arial"/>
        </w:rPr>
      </w:pPr>
      <w:r>
        <w:rPr>
          <w:rFonts w:ascii="Arial" w:hAnsi="Arial"/>
        </w:rPr>
        <w:t>The final rule removes the move command from the output-link when it has completed.</w:t>
      </w:r>
    </w:p>
    <w:p w14:paraId="123970FA" w14:textId="77777777" w:rsidR="004B179B" w:rsidRDefault="004B179B">
      <w:pPr>
        <w:pStyle w:val="PlainText"/>
        <w:ind w:left="720"/>
      </w:pPr>
      <w:r>
        <w:t>sp {apply*move-to-food*remove-</w:t>
      </w:r>
      <w:proofErr w:type="gramStart"/>
      <w:r>
        <w:t>move</w:t>
      </w:r>
      <w:proofErr w:type="gramEnd"/>
    </w:p>
    <w:p w14:paraId="40AFF160"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38CBBF73" w14:textId="77777777" w:rsidR="004B179B" w:rsidRDefault="004B179B">
      <w:pPr>
        <w:pStyle w:val="PlainText"/>
        <w:ind w:left="720"/>
      </w:pPr>
      <w:r>
        <w:t xml:space="preserve">              ^operator.name move-to-food)</w:t>
      </w:r>
    </w:p>
    <w:p w14:paraId="7B7C74DE" w14:textId="77777777" w:rsidR="004B179B" w:rsidRDefault="004B179B">
      <w:pPr>
        <w:pStyle w:val="PlainText"/>
        <w:ind w:left="720"/>
      </w:pPr>
      <w:r>
        <w:t xml:space="preserve">   (</w:t>
      </w:r>
      <w:r w:rsidR="0002322D">
        <w:t>&lt;out&gt;</w:t>
      </w:r>
      <w:r>
        <w:t xml:space="preserve"> ^move &lt;move&gt;)</w:t>
      </w:r>
    </w:p>
    <w:p w14:paraId="709C5D89" w14:textId="77777777" w:rsidR="004B179B" w:rsidRDefault="004B179B">
      <w:pPr>
        <w:pStyle w:val="PlainText"/>
        <w:ind w:left="720"/>
      </w:pPr>
      <w:r>
        <w:t xml:space="preserve">   (&lt;move&gt; ^status complete)</w:t>
      </w:r>
    </w:p>
    <w:p w14:paraId="39BD3865" w14:textId="77777777" w:rsidR="004B179B" w:rsidRDefault="004B179B">
      <w:pPr>
        <w:pStyle w:val="PlainText"/>
        <w:ind w:left="720"/>
      </w:pPr>
      <w:r>
        <w:t>--&gt;</w:t>
      </w:r>
    </w:p>
    <w:p w14:paraId="2B295CA0" w14:textId="77777777" w:rsidR="004B179B" w:rsidRDefault="004B179B">
      <w:pPr>
        <w:pStyle w:val="PlainText"/>
        <w:ind w:left="720"/>
      </w:pPr>
      <w:r>
        <w:t xml:space="preserve">   (</w:t>
      </w:r>
      <w:r w:rsidR="0002322D">
        <w:t>&lt;out&gt;</w:t>
      </w:r>
      <w:r>
        <w:t xml:space="preserve"> ^move &lt;move&gt; -)}</w:t>
      </w:r>
    </w:p>
    <w:p w14:paraId="6CD3291C" w14:textId="77777777" w:rsidR="004B179B" w:rsidRDefault="009B49BD">
      <w:pPr>
        <w:pStyle w:val="Heading3"/>
      </w:pPr>
      <w:r>
        <w:lastRenderedPageBreak/>
        <w:t>4</w:t>
      </w:r>
      <w:r w:rsidR="004B179B">
        <w:t>.3 Shortcuts and Extensions</w:t>
      </w:r>
    </w:p>
    <w:p w14:paraId="7BDCFFD8" w14:textId="77777777" w:rsidR="004B179B" w:rsidRDefault="004B179B"/>
    <w:p w14:paraId="684FF83A" w14:textId="77777777" w:rsidR="004B179B" w:rsidRDefault="004B179B">
      <w:r>
        <w:t xml:space="preserve">The rules propose*move-to-normalfood and propose*move-to-bonusfood differ only in the tests for </w:t>
      </w:r>
      <w:r>
        <w:rPr>
          <w:rFonts w:ascii="Courier New" w:hAnsi="Courier New"/>
        </w:rPr>
        <w:t>normalfood</w:t>
      </w:r>
      <w:r>
        <w:t xml:space="preserve"> and </w:t>
      </w:r>
      <w:r>
        <w:rPr>
          <w:rFonts w:ascii="Courier New" w:hAnsi="Courier New"/>
        </w:rPr>
        <w:t>bonusfood</w:t>
      </w:r>
      <w:r>
        <w:t xml:space="preserve">. Instead of writing an individual rule for each of those values, it is possible to write a single rule that tests for any one of a set of alternative values. The alternative values are written in the same position as a single </w:t>
      </w:r>
      <w:proofErr w:type="gramStart"/>
      <w:r>
        <w:t>value, but</w:t>
      </w:r>
      <w:proofErr w:type="gramEnd"/>
      <w:r>
        <w:t xml:space="preserve"> are surrounded by double angle brackets: </w:t>
      </w:r>
      <w:r>
        <w:rPr>
          <w:rFonts w:ascii="Courier New" w:hAnsi="Courier New"/>
        </w:rPr>
        <w:t>&lt;&lt; normalfood bonusfood &gt;&gt;</w:t>
      </w:r>
      <w:r>
        <w:t>. Any number of different values can be included, but none of them can be a variable. Using this notation, the two rules can be rewritten as the following rule:</w:t>
      </w:r>
    </w:p>
    <w:p w14:paraId="5EF2C586" w14:textId="77777777" w:rsidR="004B179B" w:rsidRDefault="004B179B">
      <w:pPr>
        <w:pStyle w:val="PlainText"/>
        <w:ind w:left="720"/>
      </w:pPr>
      <w:r>
        <w:t>sp {propose*move-to-</w:t>
      </w:r>
      <w:proofErr w:type="gramStart"/>
      <w:r>
        <w:t>food</w:t>
      </w:r>
      <w:proofErr w:type="gramEnd"/>
    </w:p>
    <w:p w14:paraId="22909A92"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2086944E" w14:textId="77777777" w:rsidR="004B179B" w:rsidRDefault="004B179B">
      <w:pPr>
        <w:pStyle w:val="PlainText"/>
        <w:ind w:left="720"/>
      </w:pPr>
      <w:r>
        <w:t xml:space="preserve">                 &lt;&lt; normalfood bonusfood &gt;&gt;)</w:t>
      </w:r>
    </w:p>
    <w:p w14:paraId="65F42FD4" w14:textId="77777777" w:rsidR="004B179B" w:rsidRDefault="007B3A13">
      <w:pPr>
        <w:pStyle w:val="PlainText"/>
        <w:ind w:left="720"/>
      </w:pPr>
      <w:r>
        <w:rPr>
          <w:noProof/>
        </w:rPr>
        <mc:AlternateContent>
          <mc:Choice Requires="wps">
            <w:drawing>
              <wp:anchor distT="0" distB="0" distL="114300" distR="114300" simplePos="0" relativeHeight="251716096" behindDoc="0" locked="0" layoutInCell="0" allowOverlap="1" wp14:anchorId="5589DD3E" wp14:editId="24F976E1">
                <wp:simplePos x="0" y="0"/>
                <wp:positionH relativeFrom="column">
                  <wp:posOffset>1973580</wp:posOffset>
                </wp:positionH>
                <wp:positionV relativeFrom="paragraph">
                  <wp:posOffset>8890</wp:posOffset>
                </wp:positionV>
                <wp:extent cx="2217420" cy="251460"/>
                <wp:effectExtent l="0" t="50800" r="5080" b="2540"/>
                <wp:wrapNone/>
                <wp:docPr id="80"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217420" cy="2514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9FAA3" id="Line 1068" o:spid="_x0000_s1026" style="position:absolute;flip:x 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7pt" to="330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" o:allowincell="f" strokecolor="red">
                <v:stroke endarrow="block"/>
                <o:lock v:ext="edit" shapetype="f"/>
              </v:line>
            </w:pict>
          </mc:Fallback>
        </mc:AlternateContent>
      </w:r>
      <w:r>
        <w:rPr>
          <w:noProof/>
        </w:rPr>
        <mc:AlternateContent>
          <mc:Choice Requires="wps">
            <w:drawing>
              <wp:anchor distT="0" distB="0" distL="114300" distR="114300" simplePos="0" relativeHeight="251715072" behindDoc="0" locked="0" layoutInCell="0" allowOverlap="1" wp14:anchorId="11526A09" wp14:editId="21BA9C02">
                <wp:simplePos x="0" y="0"/>
                <wp:positionH relativeFrom="column">
                  <wp:posOffset>3573780</wp:posOffset>
                </wp:positionH>
                <wp:positionV relativeFrom="paragraph">
                  <wp:posOffset>-21590</wp:posOffset>
                </wp:positionV>
                <wp:extent cx="624840" cy="259080"/>
                <wp:effectExtent l="12700" t="25400" r="0" b="7620"/>
                <wp:wrapNone/>
                <wp:docPr id="79"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24840" cy="2590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FD1B9" id="Line 1067" o:spid="_x0000_s1026" style="position:absolute;flip:x 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4pt,-1.7pt" to="330.6pt,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" o:allowincell="f" strokecolor="red">
                <v:stroke endarrow="block"/>
                <o:lock v:ext="edit" shapetype="f"/>
              </v:line>
            </w:pict>
          </mc:Fallback>
        </mc:AlternateContent>
      </w:r>
      <w:r>
        <w:rPr>
          <w:noProof/>
        </w:rPr>
        <mc:AlternateContent>
          <mc:Choice Requires="wps">
            <w:drawing>
              <wp:anchor distT="0" distB="0" distL="114300" distR="114300" simplePos="0" relativeHeight="251714048" behindDoc="0" locked="0" layoutInCell="0" allowOverlap="1" wp14:anchorId="0EFFD02C" wp14:editId="06E1DA7D">
                <wp:simplePos x="0" y="0"/>
                <wp:positionH relativeFrom="column">
                  <wp:posOffset>4194810</wp:posOffset>
                </wp:positionH>
                <wp:positionV relativeFrom="paragraph">
                  <wp:posOffset>90170</wp:posOffset>
                </wp:positionV>
                <wp:extent cx="1703070" cy="333375"/>
                <wp:effectExtent l="0" t="0" r="0" b="0"/>
                <wp:wrapNone/>
                <wp:docPr id="78"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3070" cy="333375"/>
                        </a:xfrm>
                        <a:prstGeom prst="rect">
                          <a:avLst/>
                        </a:prstGeom>
                        <a:solidFill>
                          <a:srgbClr val="FFFFFF"/>
                        </a:solidFill>
                        <a:ln w="9525">
                          <a:solidFill>
                            <a:srgbClr val="FF0000"/>
                          </a:solidFill>
                          <a:miter lim="800000"/>
                          <a:headEnd/>
                          <a:tailEnd/>
                        </a:ln>
                      </wps:spPr>
                      <wps:txbx>
                        <w:txbxContent>
                          <w:p w14:paraId="5272B562" w14:textId="77777777" w:rsidR="004B179B" w:rsidRDefault="004B179B">
                            <w:pPr>
                              <w:rPr>
                                <w:color w:val="FF0000"/>
                                <w:sz w:val="16"/>
                              </w:rPr>
                            </w:pPr>
                            <w:r>
                              <w:rPr>
                                <w:color w:val="FF0000"/>
                                <w:sz w:val="16"/>
                              </w:rPr>
                              <w:t xml:space="preserve">Make sure there is a space between the &lt;&lt;, &gt;&gt;, and the </w:t>
                            </w:r>
                            <w:proofErr w:type="gramStart"/>
                            <w:r>
                              <w:rPr>
                                <w:color w:val="FF0000"/>
                                <w:sz w:val="16"/>
                              </w:rPr>
                              <w:t>values</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FD02C" id="Text Box 1066" o:spid="_x0000_s1471" type="#_x0000_t202" style="position:absolute;left:0;text-align:left;margin-left:330.3pt;margin-top:7.1pt;width:134.1pt;height:26.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" o:allowincell="f" strokecolor="red">
                <v:path arrowok="t"/>
                <v:textbox inset="3.6pt,,3.6pt">
                  <w:txbxContent>
                    <w:p w14:paraId="5272B562" w14:textId="77777777" w:rsidR="004B179B" w:rsidRDefault="004B179B">
                      <w:pPr>
                        <w:rPr>
                          <w:color w:val="FF0000"/>
                          <w:sz w:val="16"/>
                        </w:rPr>
                      </w:pPr>
                      <w:r>
                        <w:rPr>
                          <w:color w:val="FF0000"/>
                          <w:sz w:val="16"/>
                        </w:rPr>
                        <w:t xml:space="preserve">Make sure there is a space between the &lt;&lt;, &gt;&gt;, and the </w:t>
                      </w:r>
                      <w:proofErr w:type="gramStart"/>
                      <w:r>
                        <w:rPr>
                          <w:color w:val="FF0000"/>
                          <w:sz w:val="16"/>
                        </w:rPr>
                        <w:t>values</w:t>
                      </w:r>
                      <w:proofErr w:type="gramEnd"/>
                    </w:p>
                  </w:txbxContent>
                </v:textbox>
              </v:shape>
            </w:pict>
          </mc:Fallback>
        </mc:AlternateContent>
      </w:r>
      <w:r w:rsidR="004B179B">
        <w:t>--&gt;</w:t>
      </w:r>
    </w:p>
    <w:p w14:paraId="63DBBA65" w14:textId="77777777" w:rsidR="004B179B" w:rsidRDefault="004B179B">
      <w:pPr>
        <w:pStyle w:val="PlainText"/>
        <w:ind w:left="720"/>
      </w:pPr>
      <w:r>
        <w:t xml:space="preserve">   (&lt;s&gt; ^operator &lt;o&gt; + =)</w:t>
      </w:r>
    </w:p>
    <w:p w14:paraId="7F8AA17C" w14:textId="77777777" w:rsidR="004B179B" w:rsidRDefault="004B179B">
      <w:pPr>
        <w:pStyle w:val="PlainText"/>
        <w:ind w:left="720"/>
      </w:pPr>
      <w:r>
        <w:t xml:space="preserve">   (&lt;o&gt; ^name move</w:t>
      </w:r>
      <w:r w:rsidR="00401EC2">
        <w:t>-to-food</w:t>
      </w:r>
    </w:p>
    <w:p w14:paraId="0462085D" w14:textId="77777777" w:rsidR="004B179B" w:rsidRDefault="004B179B">
      <w:pPr>
        <w:pStyle w:val="PlainText"/>
        <w:ind w:left="720"/>
      </w:pPr>
      <w:r>
        <w:t xml:space="preserve">        ^direction &lt;dir&gt;)}</w:t>
      </w:r>
    </w:p>
    <w:p w14:paraId="3FE78411" w14:textId="77777777" w:rsidR="004B179B" w:rsidRDefault="004B179B">
      <w:pPr>
        <w:pStyle w:val="Header"/>
        <w:tabs>
          <w:tab w:val="clear" w:pos="4320"/>
          <w:tab w:val="clear" w:pos="8640"/>
        </w:tabs>
      </w:pPr>
      <w:r>
        <w:t>This notation can also be used for testing alternative values of attributes.</w:t>
      </w:r>
    </w:p>
    <w:p w14:paraId="2FC2676E" w14:textId="77777777" w:rsidR="004B179B" w:rsidRDefault="004B179B">
      <w:pPr>
        <w:pStyle w:val="Header"/>
        <w:tabs>
          <w:tab w:val="clear" w:pos="4320"/>
          <w:tab w:val="clear" w:pos="8640"/>
        </w:tabs>
      </w:pPr>
    </w:p>
    <w:p w14:paraId="5006A5FA" w14:textId="77777777" w:rsidR="004B179B" w:rsidRDefault="004B179B">
      <w:pPr>
        <w:pStyle w:val="PlainText"/>
        <w:rPr>
          <w:rFonts w:ascii="Arial" w:hAnsi="Arial"/>
        </w:rPr>
      </w:pPr>
      <w:r>
        <w:rPr>
          <w:rFonts w:ascii="Arial" w:hAnsi="Arial"/>
        </w:rPr>
        <w:t>Soar supports another shortcut, similar in spirit to dot notation that allows you to eliminate variables in conditions whose sole purpose is to link conditions. Dot notation works if there is a single augmentation. However, if there are multiple augmentations, dot notation doesn’t help. Grouping, using parentheses, handles this case. In place of where a variable would go as an action, you can insert the augmentations of the value. For example, the original apply*move-to-food was:</w:t>
      </w:r>
    </w:p>
    <w:p w14:paraId="2A1A3872" w14:textId="77777777" w:rsidR="004B179B" w:rsidRDefault="004B179B">
      <w:pPr>
        <w:pStyle w:val="PlainText"/>
        <w:ind w:left="720"/>
      </w:pPr>
      <w:r>
        <w:rPr>
          <w:rFonts w:ascii="Arial" w:hAnsi="Arial"/>
        </w:rPr>
        <w:t xml:space="preserve"> </w:t>
      </w:r>
      <w:r>
        <w:t>sp {apply*move-to-</w:t>
      </w:r>
      <w:proofErr w:type="gramStart"/>
      <w:r>
        <w:t>food</w:t>
      </w:r>
      <w:proofErr w:type="gramEnd"/>
    </w:p>
    <w:p w14:paraId="4AF431F9"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152DFF04" w14:textId="77777777" w:rsidR="004B179B" w:rsidRDefault="004B179B">
      <w:pPr>
        <w:pStyle w:val="PlainText"/>
        <w:ind w:left="720"/>
      </w:pPr>
      <w:r>
        <w:t xml:space="preserve">              ^operator &lt;o&gt;)</w:t>
      </w:r>
    </w:p>
    <w:p w14:paraId="209D02F7" w14:textId="77777777" w:rsidR="004B179B" w:rsidRDefault="004B179B">
      <w:pPr>
        <w:pStyle w:val="PlainText"/>
        <w:ind w:left="720"/>
      </w:pPr>
      <w:r>
        <w:t xml:space="preserve">   (&lt;o&gt; ^name move-to-food</w:t>
      </w:r>
    </w:p>
    <w:p w14:paraId="42876E49" w14:textId="77777777" w:rsidR="004B179B" w:rsidRDefault="004B179B">
      <w:pPr>
        <w:pStyle w:val="PlainText"/>
        <w:ind w:left="720"/>
      </w:pPr>
      <w:r>
        <w:t xml:space="preserve">        ^direction &lt;dir&gt;)</w:t>
      </w:r>
    </w:p>
    <w:p w14:paraId="609EB4F8" w14:textId="77777777" w:rsidR="004B179B" w:rsidRDefault="004B179B">
      <w:pPr>
        <w:pStyle w:val="PlainText"/>
        <w:ind w:left="720"/>
      </w:pPr>
      <w:r>
        <w:t>--&gt;</w:t>
      </w:r>
    </w:p>
    <w:p w14:paraId="43916EC0" w14:textId="77777777" w:rsidR="004B179B" w:rsidRDefault="004B179B">
      <w:pPr>
        <w:pStyle w:val="PlainText"/>
        <w:ind w:left="720"/>
      </w:pPr>
      <w:r>
        <w:t xml:space="preserve">   (</w:t>
      </w:r>
      <w:r w:rsidR="0002322D">
        <w:t>&lt;out&gt;</w:t>
      </w:r>
      <w:r>
        <w:t xml:space="preserve"> ^</w:t>
      </w:r>
      <w:proofErr w:type="gramStart"/>
      <w:r>
        <w:t>move.direction</w:t>
      </w:r>
      <w:proofErr w:type="gramEnd"/>
      <w:r>
        <w:t xml:space="preserve"> &lt;dir&gt;)}</w:t>
      </w:r>
    </w:p>
    <w:p w14:paraId="3D52A1BA" w14:textId="77777777" w:rsidR="004B179B" w:rsidRDefault="004B179B">
      <w:r>
        <w:t>This can be replaced by</w:t>
      </w:r>
    </w:p>
    <w:p w14:paraId="26133E94" w14:textId="77777777" w:rsidR="004B179B" w:rsidRDefault="004B179B">
      <w:pPr>
        <w:pStyle w:val="PlainText"/>
        <w:ind w:left="720"/>
      </w:pPr>
      <w:r>
        <w:t>sp {apply*move-to-</w:t>
      </w:r>
      <w:proofErr w:type="gramStart"/>
      <w:r>
        <w:t>food</w:t>
      </w:r>
      <w:proofErr w:type="gramEnd"/>
    </w:p>
    <w:p w14:paraId="4B547DB8"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0367E067" w14:textId="77777777" w:rsidR="004B179B" w:rsidRDefault="004B179B">
      <w:pPr>
        <w:pStyle w:val="PlainText"/>
        <w:ind w:left="720"/>
      </w:pPr>
      <w:r>
        <w:t xml:space="preserve">              ^operator (^name move-to-food</w:t>
      </w:r>
    </w:p>
    <w:p w14:paraId="431879C1" w14:textId="77777777" w:rsidR="004B179B" w:rsidRDefault="004B179B">
      <w:pPr>
        <w:pStyle w:val="PlainText"/>
        <w:ind w:left="720"/>
      </w:pPr>
      <w:r>
        <w:t xml:space="preserve">                         ^direction &lt;dir&gt;))</w:t>
      </w:r>
    </w:p>
    <w:p w14:paraId="1D03ACA5" w14:textId="77777777" w:rsidR="004B179B" w:rsidRDefault="004B179B">
      <w:pPr>
        <w:pStyle w:val="PlainText"/>
        <w:ind w:left="720"/>
      </w:pPr>
      <w:r>
        <w:t>--&gt;</w:t>
      </w:r>
    </w:p>
    <w:p w14:paraId="3102ED04" w14:textId="77777777" w:rsidR="004B179B" w:rsidRDefault="004B179B">
      <w:pPr>
        <w:pStyle w:val="PlainText"/>
        <w:ind w:left="720"/>
      </w:pPr>
      <w:r>
        <w:t xml:space="preserve">   (</w:t>
      </w:r>
      <w:r w:rsidR="0002322D">
        <w:t>&lt;out&gt;</w:t>
      </w:r>
      <w:r>
        <w:t xml:space="preserve"> ^</w:t>
      </w:r>
      <w:proofErr w:type="gramStart"/>
      <w:r>
        <w:t>move.direction</w:t>
      </w:r>
      <w:proofErr w:type="gramEnd"/>
      <w:r>
        <w:t xml:space="preserve"> &lt;dir&gt;)}</w:t>
      </w:r>
    </w:p>
    <w:p w14:paraId="584B7956" w14:textId="77777777" w:rsidR="004B179B" w:rsidRDefault="004B179B">
      <w:pPr>
        <w:pStyle w:val="Header"/>
        <w:tabs>
          <w:tab w:val="clear" w:pos="4320"/>
          <w:tab w:val="clear" w:pos="8640"/>
        </w:tabs>
      </w:pPr>
      <w:r>
        <w:t>Although this does eliminate unnecessary variables, it often makes the rules more difficult to read, so this notation will not be used in the rest of the tutorial.</w:t>
      </w:r>
    </w:p>
    <w:p w14:paraId="627AABA3" w14:textId="77777777" w:rsidR="004B179B" w:rsidRDefault="004B179B">
      <w:pPr>
        <w:pStyle w:val="Header"/>
        <w:tabs>
          <w:tab w:val="clear" w:pos="4320"/>
          <w:tab w:val="clear" w:pos="8640"/>
        </w:tabs>
      </w:pPr>
    </w:p>
    <w:p w14:paraId="17176C6D" w14:textId="77777777" w:rsidR="004B179B" w:rsidRDefault="004B179B">
      <w:pPr>
        <w:pStyle w:val="Header"/>
        <w:tabs>
          <w:tab w:val="clear" w:pos="4320"/>
          <w:tab w:val="clear" w:pos="8640"/>
        </w:tabs>
      </w:pPr>
      <w:r>
        <w:t>One more thing you might want to add is the ability to trace the direction of the selected operator. You can do this with a rule that tests that the operator is selected and uses the write action.</w:t>
      </w:r>
    </w:p>
    <w:p w14:paraId="78A74DC3" w14:textId="77777777" w:rsidR="004B179B" w:rsidRDefault="004B179B">
      <w:pPr>
        <w:pStyle w:val="PlainText"/>
        <w:ind w:left="720"/>
      </w:pPr>
      <w:r>
        <w:t>sp {monitor*move-to-food</w:t>
      </w:r>
    </w:p>
    <w:p w14:paraId="455F2C93" w14:textId="77777777" w:rsidR="004B179B" w:rsidRDefault="004B179B">
      <w:pPr>
        <w:pStyle w:val="PlainText"/>
        <w:ind w:left="720"/>
      </w:pPr>
      <w:r>
        <w:t xml:space="preserve">   (state &lt;s&gt; ^operator &lt;o&gt;)</w:t>
      </w:r>
    </w:p>
    <w:p w14:paraId="6F3DCB1B" w14:textId="77777777" w:rsidR="004B179B" w:rsidRDefault="004B179B">
      <w:pPr>
        <w:pStyle w:val="PlainText"/>
        <w:ind w:left="720"/>
      </w:pPr>
      <w:r>
        <w:t xml:space="preserve">   (&lt;o&gt; ^name move-to-food</w:t>
      </w:r>
    </w:p>
    <w:p w14:paraId="30A5C47E" w14:textId="77777777" w:rsidR="004B179B" w:rsidRDefault="004B179B">
      <w:pPr>
        <w:pStyle w:val="PlainText"/>
        <w:ind w:left="720"/>
      </w:pPr>
      <w:r>
        <w:t xml:space="preserve">        ^direction &lt;direction&gt;)</w:t>
      </w:r>
    </w:p>
    <w:p w14:paraId="626FEF03" w14:textId="77777777" w:rsidR="004B179B" w:rsidRDefault="004B179B">
      <w:pPr>
        <w:pStyle w:val="PlainText"/>
        <w:ind w:left="720"/>
      </w:pPr>
      <w:r>
        <w:t>--&gt;</w:t>
      </w:r>
    </w:p>
    <w:p w14:paraId="7B312CBD" w14:textId="77777777" w:rsidR="004B179B" w:rsidRDefault="004B179B">
      <w:pPr>
        <w:pStyle w:val="PlainText"/>
        <w:ind w:left="720"/>
      </w:pPr>
      <w:r>
        <w:t xml:space="preserve">   (write |Direction: | &lt;direction&gt;)}</w:t>
      </w:r>
    </w:p>
    <w:p w14:paraId="288E4905" w14:textId="77777777" w:rsidR="004B179B" w:rsidRDefault="004B179B">
      <w:r>
        <w:t>This rule will fire in parallel with apply*move-to-food because it matches a selected operator.</w:t>
      </w:r>
    </w:p>
    <w:p w14:paraId="7594101E" w14:textId="77777777" w:rsidR="004B179B" w:rsidRDefault="004B179B">
      <w:pPr>
        <w:pStyle w:val="Header"/>
        <w:tabs>
          <w:tab w:val="clear" w:pos="4320"/>
          <w:tab w:val="clear" w:pos="8640"/>
        </w:tabs>
      </w:pPr>
    </w:p>
    <w:p w14:paraId="4C3B3DCB" w14:textId="77777777" w:rsidR="004B179B" w:rsidRDefault="004B179B" w:rsidP="00E50600">
      <w:pPr>
        <w:pStyle w:val="Heading3"/>
        <w:spacing w:before="0"/>
      </w:pPr>
      <w:r>
        <w:br w:type="page"/>
      </w:r>
      <w:r w:rsidR="009B49BD">
        <w:lastRenderedPageBreak/>
        <w:t>4</w:t>
      </w:r>
      <w:r>
        <w:t xml:space="preserve">.4 Example Trace </w:t>
      </w:r>
    </w:p>
    <w:p w14:paraId="17BE67FF" w14:textId="77777777" w:rsidR="00E50600" w:rsidRDefault="00E50600">
      <w:pPr>
        <w:pStyle w:val="Header"/>
        <w:tabs>
          <w:tab w:val="clear" w:pos="4320"/>
          <w:tab w:val="clear" w:pos="8640"/>
        </w:tabs>
      </w:pPr>
    </w:p>
    <w:p w14:paraId="7EA84D8B" w14:textId="77777777" w:rsidR="004B179B" w:rsidRDefault="007B3A13">
      <w:pPr>
        <w:pStyle w:val="Header"/>
        <w:tabs>
          <w:tab w:val="clear" w:pos="4320"/>
          <w:tab w:val="clear" w:pos="8640"/>
        </w:tabs>
      </w:pPr>
      <w:r>
        <w:rPr>
          <w:noProof/>
        </w:rPr>
        <w:drawing>
          <wp:inline distT="0" distB="0" distL="0" distR="0" wp14:anchorId="2187B139" wp14:editId="6DA699F1">
            <wp:extent cx="6047105" cy="766191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0">
                      <a:extLst>
                        <a:ext uri="{28A0092B-C50C-407E-A947-70E740481C1C}">
                          <a14:useLocalDpi xmlns:a14="http://schemas.microsoft.com/office/drawing/2010/main" val="0"/>
                        </a:ext>
                      </a:extLst>
                    </a:blip>
                    <a:srcRect r="31232" b="11237"/>
                    <a:stretch>
                      <a:fillRect/>
                    </a:stretch>
                  </pic:blipFill>
                  <pic:spPr bwMode="auto">
                    <a:xfrm>
                      <a:off x="0" y="0"/>
                      <a:ext cx="6047105" cy="7661910"/>
                    </a:xfrm>
                    <a:prstGeom prst="rect">
                      <a:avLst/>
                    </a:prstGeom>
                    <a:noFill/>
                    <a:ln>
                      <a:noFill/>
                    </a:ln>
                  </pic:spPr>
                </pic:pic>
              </a:graphicData>
            </a:graphic>
          </wp:inline>
        </w:drawing>
      </w:r>
    </w:p>
    <w:p w14:paraId="19B3B846" w14:textId="77777777" w:rsidR="004B179B" w:rsidRDefault="004B179B" w:rsidP="00E50600">
      <w:pPr>
        <w:pStyle w:val="Heading1"/>
        <w:spacing w:before="0"/>
      </w:pPr>
      <w:r>
        <w:br w:type="page"/>
      </w:r>
      <w:r w:rsidR="009B49BD">
        <w:lastRenderedPageBreak/>
        <w:t>5</w:t>
      </w:r>
      <w:r>
        <w:t>. Debugging Soar Programs</w:t>
      </w:r>
    </w:p>
    <w:p w14:paraId="1EB102C3" w14:textId="77777777" w:rsidR="004B179B" w:rsidRPr="00E77488" w:rsidRDefault="004B179B">
      <w:pPr>
        <w:rPr>
          <w:sz w:val="10"/>
          <w:szCs w:val="10"/>
        </w:rPr>
      </w:pPr>
    </w:p>
    <w:p w14:paraId="07C3C890" w14:textId="77777777" w:rsidR="004B179B" w:rsidRDefault="004B179B">
      <w:pPr>
        <w:pStyle w:val="Header"/>
        <w:tabs>
          <w:tab w:val="clear" w:pos="4320"/>
          <w:tab w:val="clear" w:pos="8640"/>
        </w:tabs>
      </w:pPr>
      <w:r>
        <w:t>In trying to write the operators in the previous section, you may have made some mistakes. In this section, you will learn techniques for finding and fixing bugs in Soar programs. The techniques are separated based on the cause of the error:</w:t>
      </w:r>
    </w:p>
    <w:p w14:paraId="7CF1E7FE" w14:textId="77777777" w:rsidR="004B179B" w:rsidRPr="00E77488" w:rsidRDefault="004B179B">
      <w:pPr>
        <w:pStyle w:val="Header"/>
        <w:tabs>
          <w:tab w:val="clear" w:pos="4320"/>
          <w:tab w:val="clear" w:pos="8640"/>
        </w:tabs>
        <w:rPr>
          <w:sz w:val="10"/>
          <w:szCs w:val="10"/>
        </w:rPr>
      </w:pPr>
    </w:p>
    <w:p w14:paraId="675DF781" w14:textId="77777777" w:rsidR="004B179B" w:rsidRDefault="004B179B">
      <w:pPr>
        <w:pStyle w:val="Header"/>
        <w:numPr>
          <w:ilvl w:val="0"/>
          <w:numId w:val="3"/>
        </w:numPr>
        <w:tabs>
          <w:tab w:val="clear" w:pos="4320"/>
          <w:tab w:val="clear" w:pos="8640"/>
        </w:tabs>
      </w:pPr>
      <w:r>
        <w:t xml:space="preserve">When the rules for an eater are read into Soar, Soar checks to make sure that the rules are legal and displays messages when it finds errors. These types of errors are called </w:t>
      </w:r>
      <w:r w:rsidRPr="000D3486">
        <w:rPr>
          <w:i/>
        </w:rPr>
        <w:t>syntax errors</w:t>
      </w:r>
      <w:r>
        <w:t>. Visual-Soar will also check for syntax errors in rules. I recommend using Visual-Soar to check for errors first.</w:t>
      </w:r>
    </w:p>
    <w:p w14:paraId="1AECEFD9" w14:textId="77777777" w:rsidR="004B179B" w:rsidRPr="00E77488" w:rsidRDefault="004B179B">
      <w:pPr>
        <w:pStyle w:val="Header"/>
        <w:tabs>
          <w:tab w:val="clear" w:pos="4320"/>
          <w:tab w:val="clear" w:pos="8640"/>
        </w:tabs>
        <w:rPr>
          <w:sz w:val="10"/>
          <w:szCs w:val="10"/>
        </w:rPr>
      </w:pPr>
    </w:p>
    <w:p w14:paraId="0EBA2576" w14:textId="77777777" w:rsidR="004B179B" w:rsidRDefault="004B179B">
      <w:pPr>
        <w:pStyle w:val="Header"/>
        <w:numPr>
          <w:ilvl w:val="0"/>
          <w:numId w:val="4"/>
        </w:numPr>
        <w:tabs>
          <w:tab w:val="clear" w:pos="4320"/>
          <w:tab w:val="clear" w:pos="8640"/>
        </w:tabs>
      </w:pPr>
      <w:r>
        <w:t xml:space="preserve">If your rules load into Soar without any error messages, there can still be mistakes in the underlying logic of the rules. These are </w:t>
      </w:r>
      <w:r w:rsidRPr="00FA7DDE">
        <w:rPr>
          <w:i/>
        </w:rPr>
        <w:t>semantic errors</w:t>
      </w:r>
      <w:r>
        <w:t xml:space="preserve">. </w:t>
      </w:r>
    </w:p>
    <w:p w14:paraId="163BDA3D" w14:textId="77777777" w:rsidR="004B179B" w:rsidRPr="00E77488" w:rsidRDefault="004B179B">
      <w:pPr>
        <w:pStyle w:val="Header"/>
        <w:tabs>
          <w:tab w:val="clear" w:pos="4320"/>
          <w:tab w:val="clear" w:pos="8640"/>
        </w:tabs>
        <w:rPr>
          <w:sz w:val="10"/>
          <w:szCs w:val="10"/>
        </w:rPr>
      </w:pPr>
    </w:p>
    <w:p w14:paraId="11301CBF" w14:textId="77777777" w:rsidR="004B179B" w:rsidRDefault="004B179B">
      <w:pPr>
        <w:pStyle w:val="Header"/>
        <w:tabs>
          <w:tab w:val="clear" w:pos="4320"/>
          <w:tab w:val="clear" w:pos="8640"/>
        </w:tabs>
      </w:pPr>
      <w:r>
        <w:t>This section starts with a subsection on Syntax Errors. Subsections follow this on different techniques for monitoring and examining your program while it is running. The last subsection is a walk through of using these techniques to debug a program.</w:t>
      </w:r>
    </w:p>
    <w:p w14:paraId="7DCB82E8" w14:textId="77777777" w:rsidR="004B179B" w:rsidRDefault="009B49BD">
      <w:pPr>
        <w:pStyle w:val="Heading3"/>
      </w:pPr>
      <w:r>
        <w:t>5</w:t>
      </w:r>
      <w:r w:rsidR="004B179B">
        <w:t>.1 Syntax Errors</w:t>
      </w:r>
    </w:p>
    <w:p w14:paraId="0369EEFA" w14:textId="77777777" w:rsidR="004B179B" w:rsidRDefault="004B179B">
      <w:r>
        <w:t xml:space="preserve">There are many different types of syntactic errors that you can have in your programs. </w:t>
      </w:r>
      <w:r w:rsidR="00EC7DB1">
        <w:t>The eight most common errors are:</w:t>
      </w:r>
    </w:p>
    <w:p w14:paraId="1201A77E" w14:textId="77777777" w:rsidR="001C3091" w:rsidRDefault="001C3091"/>
    <w:p w14:paraId="648348DD" w14:textId="77777777" w:rsidR="004B179B" w:rsidRDefault="004B179B">
      <w:pPr>
        <w:numPr>
          <w:ilvl w:val="0"/>
          <w:numId w:val="6"/>
        </w:numPr>
      </w:pPr>
      <w:r>
        <w:t>Missing comment character</w:t>
      </w:r>
    </w:p>
    <w:p w14:paraId="1B8F3A0D" w14:textId="77777777" w:rsidR="004B179B" w:rsidRDefault="004B179B">
      <w:pPr>
        <w:numPr>
          <w:ilvl w:val="0"/>
          <w:numId w:val="6"/>
        </w:numPr>
      </w:pPr>
      <w:r>
        <w:t>Missing {</w:t>
      </w:r>
    </w:p>
    <w:p w14:paraId="60B2D08C" w14:textId="77777777" w:rsidR="004B179B" w:rsidRDefault="004B179B">
      <w:pPr>
        <w:numPr>
          <w:ilvl w:val="0"/>
          <w:numId w:val="6"/>
        </w:numPr>
      </w:pPr>
      <w:proofErr w:type="gramStart"/>
      <w:r>
        <w:t>Missing )</w:t>
      </w:r>
      <w:proofErr w:type="gramEnd"/>
    </w:p>
    <w:p w14:paraId="46F7842B" w14:textId="77777777" w:rsidR="004B179B" w:rsidRDefault="004B179B">
      <w:pPr>
        <w:numPr>
          <w:ilvl w:val="0"/>
          <w:numId w:val="6"/>
        </w:numPr>
      </w:pPr>
      <w:proofErr w:type="gramStart"/>
      <w:r>
        <w:t>Extra )</w:t>
      </w:r>
      <w:proofErr w:type="gramEnd"/>
    </w:p>
    <w:p w14:paraId="20964262" w14:textId="77777777" w:rsidR="004B179B" w:rsidRDefault="004B179B">
      <w:pPr>
        <w:numPr>
          <w:ilvl w:val="0"/>
          <w:numId w:val="6"/>
        </w:numPr>
      </w:pPr>
      <w:proofErr w:type="gramStart"/>
      <w:r>
        <w:t>Missing }</w:t>
      </w:r>
      <w:proofErr w:type="gramEnd"/>
    </w:p>
    <w:p w14:paraId="3F7D7E7F" w14:textId="77777777" w:rsidR="004B179B" w:rsidRDefault="004B179B">
      <w:pPr>
        <w:numPr>
          <w:ilvl w:val="0"/>
          <w:numId w:val="6"/>
        </w:numPr>
      </w:pPr>
      <w:r>
        <w:t xml:space="preserve">Missing state </w:t>
      </w:r>
    </w:p>
    <w:p w14:paraId="4C6AA042" w14:textId="77777777" w:rsidR="004B179B" w:rsidRDefault="004B179B">
      <w:pPr>
        <w:numPr>
          <w:ilvl w:val="0"/>
          <w:numId w:val="6"/>
        </w:numPr>
      </w:pPr>
      <w:r>
        <w:t>Missing ^</w:t>
      </w:r>
    </w:p>
    <w:p w14:paraId="3192E0D0" w14:textId="77777777" w:rsidR="001C3091" w:rsidRDefault="004B179B">
      <w:pPr>
        <w:numPr>
          <w:ilvl w:val="0"/>
          <w:numId w:val="6"/>
        </w:numPr>
      </w:pPr>
      <w:r>
        <w:t>Disconnected rhs action variable.</w:t>
      </w:r>
    </w:p>
    <w:p w14:paraId="6AC7676C" w14:textId="77777777" w:rsidR="004B179B" w:rsidRDefault="004B179B" w:rsidP="001C3091">
      <w:r>
        <w:t xml:space="preserve"> </w:t>
      </w:r>
    </w:p>
    <w:p w14:paraId="7ED78E98" w14:textId="77777777" w:rsidR="00784247" w:rsidRDefault="00784247">
      <w:r>
        <w:t>Fortunately, with the development of VisualSoar, locating and fixing syntax errors in Soar productions has become relatively easy.</w:t>
      </w:r>
      <w:r w:rsidR="00ED0E59">
        <w:t xml:space="preserve"> </w:t>
      </w:r>
      <w:r>
        <w:t>Before loading rules into the debugger to execute a Soar program, check for syntax errors using VisualSoar.</w:t>
      </w:r>
      <w:r w:rsidR="00ED0E59">
        <w:t xml:space="preserve"> </w:t>
      </w:r>
      <w:r>
        <w:t>To do this, click Datamap | Check All Productions for Syntax Errors.</w:t>
      </w:r>
    </w:p>
    <w:p w14:paraId="2E8660DF" w14:textId="77777777" w:rsidR="00784247" w:rsidRDefault="00784247"/>
    <w:p w14:paraId="743F0407" w14:textId="77777777" w:rsidR="00784247" w:rsidRDefault="007B3A13">
      <w:r>
        <w:rPr>
          <w:noProof/>
        </w:rPr>
        <w:drawing>
          <wp:inline distT="0" distB="0" distL="0" distR="0" wp14:anchorId="2B6CA245" wp14:editId="019A0451">
            <wp:extent cx="3827145" cy="1769745"/>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7145" cy="1769745"/>
                    </a:xfrm>
                    <a:prstGeom prst="rect">
                      <a:avLst/>
                    </a:prstGeom>
                    <a:noFill/>
                    <a:ln>
                      <a:noFill/>
                    </a:ln>
                  </pic:spPr>
                </pic:pic>
              </a:graphicData>
            </a:graphic>
          </wp:inline>
        </w:drawing>
      </w:r>
    </w:p>
    <w:p w14:paraId="308A8983" w14:textId="77777777" w:rsidR="00784247" w:rsidRDefault="00784247"/>
    <w:p w14:paraId="4DCA41ED" w14:textId="77777777" w:rsidR="001C3091" w:rsidRDefault="00784247">
      <w:r>
        <w:t xml:space="preserve">VisualSoar will check </w:t>
      </w:r>
      <w:proofErr w:type="gramStart"/>
      <w:r>
        <w:t>all of</w:t>
      </w:r>
      <w:proofErr w:type="gramEnd"/>
      <w:r>
        <w:t xml:space="preserve"> your productions to make sure that they conform to the standard syntax rules.</w:t>
      </w:r>
      <w:r w:rsidR="00ED0E59">
        <w:t xml:space="preserve"> </w:t>
      </w:r>
      <w:r>
        <w:t>The results of this check will appear in the feedback window (which is located at the bottom of the VisualSoar window).</w:t>
      </w:r>
      <w:r w:rsidR="00ED0E59">
        <w:t xml:space="preserve"> </w:t>
      </w:r>
      <w:r>
        <w:t>If an error is found, an informative error message will appear in blue.</w:t>
      </w:r>
      <w:r w:rsidR="00ED0E59">
        <w:t xml:space="preserve"> </w:t>
      </w:r>
      <w:r>
        <w:t>The first part of the error messa</w:t>
      </w:r>
      <w:r w:rsidR="00EC7DB1">
        <w:t xml:space="preserve">ge will be the name of the file </w:t>
      </w:r>
      <w:r w:rsidR="008C704D">
        <w:t xml:space="preserve">where </w:t>
      </w:r>
      <w:r w:rsidR="00EC7DB1">
        <w:t xml:space="preserve">the error was found </w:t>
      </w:r>
      <w:r w:rsidR="008C704D">
        <w:t>and</w:t>
      </w:r>
      <w:r w:rsidR="00EC7DB1">
        <w:t xml:space="preserve"> its line number in the format &lt;file-name</w:t>
      </w:r>
      <w:proofErr w:type="gramStart"/>
      <w:r w:rsidR="00EC7DB1">
        <w:t>&gt;(</w:t>
      </w:r>
      <w:proofErr w:type="gramEnd"/>
      <w:r w:rsidR="00EC7DB1">
        <w:t>line number)</w:t>
      </w:r>
      <w:r w:rsidR="008C704D">
        <w:t>:</w:t>
      </w:r>
      <w:r w:rsidR="00ED0E59">
        <w:t xml:space="preserve"> </w:t>
      </w:r>
      <w:r w:rsidR="00EC7DB1">
        <w:t>This is then followed by more output which will include the specific path of the file the error was found in, and why VisualSoar considers it a syntax error</w:t>
      </w:r>
      <w:r w:rsidR="001C3091">
        <w:t>:</w:t>
      </w:r>
    </w:p>
    <w:p w14:paraId="63500B0B" w14:textId="77777777" w:rsidR="001C3091" w:rsidRDefault="007B3A13">
      <w:r>
        <w:rPr>
          <w:noProof/>
        </w:rPr>
        <w:lastRenderedPageBreak/>
        <mc:AlternateContent>
          <mc:Choice Requires="wps">
            <w:drawing>
              <wp:anchor distT="0" distB="0" distL="114300" distR="114300" simplePos="0" relativeHeight="251875840" behindDoc="0" locked="0" layoutInCell="1" allowOverlap="1" wp14:anchorId="0CA44356" wp14:editId="14B7FEA8">
                <wp:simplePos x="0" y="0"/>
                <wp:positionH relativeFrom="column">
                  <wp:posOffset>1880235</wp:posOffset>
                </wp:positionH>
                <wp:positionV relativeFrom="paragraph">
                  <wp:posOffset>345440</wp:posOffset>
                </wp:positionV>
                <wp:extent cx="2217420" cy="251460"/>
                <wp:effectExtent l="0" t="50800" r="5080" b="2540"/>
                <wp:wrapNone/>
                <wp:docPr id="77" name="Lin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217420" cy="2514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A6CD" id="Line 1775" o:spid="_x0000_s1026" style="position:absolute;flip:x y;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2pt" to="322.65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" strokecolor="red">
                <v:stroke endarrow="block"/>
                <o:lock v:ext="edit" shapetype="f"/>
              </v:line>
            </w:pict>
          </mc:Fallback>
        </mc:AlternateContent>
      </w:r>
      <w:r>
        <w:rPr>
          <w:noProof/>
        </w:rPr>
        <mc:AlternateContent>
          <mc:Choice Requires="wps">
            <w:drawing>
              <wp:anchor distT="0" distB="0" distL="114300" distR="114300" simplePos="0" relativeHeight="251874816" behindDoc="0" locked="0" layoutInCell="1" allowOverlap="1" wp14:anchorId="71B12BC9" wp14:editId="34E9C1C8">
                <wp:simplePos x="0" y="0"/>
                <wp:positionH relativeFrom="column">
                  <wp:posOffset>4051935</wp:posOffset>
                </wp:positionH>
                <wp:positionV relativeFrom="paragraph">
                  <wp:posOffset>459740</wp:posOffset>
                </wp:positionV>
                <wp:extent cx="1703070" cy="333375"/>
                <wp:effectExtent l="0" t="0" r="0" b="0"/>
                <wp:wrapNone/>
                <wp:docPr id="76" name="Text Box 1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3070" cy="333375"/>
                        </a:xfrm>
                        <a:prstGeom prst="rect">
                          <a:avLst/>
                        </a:prstGeom>
                        <a:solidFill>
                          <a:srgbClr val="FFFFFF"/>
                        </a:solidFill>
                        <a:ln w="9525">
                          <a:solidFill>
                            <a:srgbClr val="FF0000"/>
                          </a:solidFill>
                          <a:miter lim="800000"/>
                          <a:headEnd/>
                          <a:tailEnd/>
                        </a:ln>
                      </wps:spPr>
                      <wps:txbx>
                        <w:txbxContent>
                          <w:p w14:paraId="00148F03" w14:textId="77777777" w:rsidR="001C3091" w:rsidRDefault="001C3091" w:rsidP="001C3091">
                            <w:pPr>
                              <w:rPr>
                                <w:color w:val="FF0000"/>
                                <w:sz w:val="16"/>
                              </w:rPr>
                            </w:pPr>
                            <w:r>
                              <w:rPr>
                                <w:color w:val="FF0000"/>
                                <w:sz w:val="16"/>
                              </w:rPr>
                              <w:t>Error Message.  To see where error is located, double-click this.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12BC9" id="Text Box 1774" o:spid="_x0000_s1472" type="#_x0000_t202" style="position:absolute;margin-left:319.05pt;margin-top:36.2pt;width:134.1pt;height:26.2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" strokecolor="red">
                <v:path arrowok="t"/>
                <v:textbox inset="3.6pt,,3.6pt">
                  <w:txbxContent>
                    <w:p w14:paraId="00148F03" w14:textId="77777777" w:rsidR="001C3091" w:rsidRDefault="001C3091" w:rsidP="001C3091">
                      <w:pPr>
                        <w:rPr>
                          <w:color w:val="FF0000"/>
                          <w:sz w:val="16"/>
                        </w:rPr>
                      </w:pPr>
                      <w:r>
                        <w:rPr>
                          <w:color w:val="FF0000"/>
                          <w:sz w:val="16"/>
                        </w:rPr>
                        <w:t>Error Message.  To see where error is located, double-click this.</w:t>
                      </w:r>
                    </w:p>
                  </w:txbxContent>
                </v:textbox>
              </v:shape>
            </w:pict>
          </mc:Fallback>
        </mc:AlternateContent>
      </w:r>
      <w:r>
        <w:rPr>
          <w:noProof/>
        </w:rPr>
        <w:drawing>
          <wp:inline distT="0" distB="0" distL="0" distR="0" wp14:anchorId="06BBEC34" wp14:editId="7261327F">
            <wp:extent cx="5935980" cy="113538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135380"/>
                    </a:xfrm>
                    <a:prstGeom prst="rect">
                      <a:avLst/>
                    </a:prstGeom>
                    <a:noFill/>
                    <a:ln>
                      <a:noFill/>
                    </a:ln>
                  </pic:spPr>
                </pic:pic>
              </a:graphicData>
            </a:graphic>
          </wp:inline>
        </w:drawing>
      </w:r>
    </w:p>
    <w:p w14:paraId="10C49F0F" w14:textId="77777777" w:rsidR="001C3091" w:rsidRDefault="001C3091"/>
    <w:p w14:paraId="6216B1CD" w14:textId="77777777" w:rsidR="001C3091" w:rsidRDefault="001C3091">
      <w:r>
        <w:t>One of the best features of VisualSoar is that double-clicking on an error message allows you to see exactly where the error occurred.</w:t>
      </w:r>
      <w:r w:rsidR="00ED0E59">
        <w:t xml:space="preserve"> </w:t>
      </w:r>
      <w:r>
        <w:t xml:space="preserve">Double-clicking an error message automatically opens the window in which the error was </w:t>
      </w:r>
      <w:proofErr w:type="gramStart"/>
      <w:r>
        <w:t>found, and</w:t>
      </w:r>
      <w:proofErr w:type="gramEnd"/>
      <w:r>
        <w:t xml:space="preserve"> highlights the illegal area in yellow.</w:t>
      </w:r>
      <w:r w:rsidR="00ED0E59">
        <w:t xml:space="preserve"> </w:t>
      </w:r>
      <w:r>
        <w:t>For instance, double-clicking this error message would cause this window to pop-up:</w:t>
      </w:r>
    </w:p>
    <w:p w14:paraId="1BAFFDE3" w14:textId="77777777" w:rsidR="001C3091" w:rsidRDefault="001C3091"/>
    <w:p w14:paraId="49AB9CF8" w14:textId="77777777" w:rsidR="001C3091" w:rsidRDefault="007B3A13">
      <w:r>
        <w:rPr>
          <w:noProof/>
        </w:rPr>
        <mc:AlternateContent>
          <mc:Choice Requires="wps">
            <w:drawing>
              <wp:anchor distT="0" distB="0" distL="114300" distR="114300" simplePos="0" relativeHeight="251877888" behindDoc="0" locked="0" layoutInCell="1" allowOverlap="1" wp14:anchorId="15DB2767" wp14:editId="1383583D">
                <wp:simplePos x="0" y="0"/>
                <wp:positionH relativeFrom="column">
                  <wp:posOffset>165735</wp:posOffset>
                </wp:positionH>
                <wp:positionV relativeFrom="paragraph">
                  <wp:posOffset>1276350</wp:posOffset>
                </wp:positionV>
                <wp:extent cx="3246120" cy="137160"/>
                <wp:effectExtent l="0" t="50800" r="5080" b="2540"/>
                <wp:wrapNone/>
                <wp:docPr id="75" name="Line 1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246120" cy="1371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2274F" id="Line 1777" o:spid="_x0000_s1026" style="position:absolute;flip:x y;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00.5pt" to="268.65pt,1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" strokecolor="red">
                <v:stroke endarrow="block"/>
                <o:lock v:ext="edit" shapetype="f"/>
              </v:line>
            </w:pict>
          </mc:Fallback>
        </mc:AlternateContent>
      </w:r>
      <w:r>
        <w:rPr>
          <w:noProof/>
        </w:rPr>
        <mc:AlternateContent>
          <mc:Choice Requires="wps">
            <w:drawing>
              <wp:anchor distT="0" distB="0" distL="114300" distR="114300" simplePos="0" relativeHeight="251876864" behindDoc="0" locked="0" layoutInCell="1" allowOverlap="1" wp14:anchorId="30DCCA04" wp14:editId="213EDB97">
                <wp:simplePos x="0" y="0"/>
                <wp:positionH relativeFrom="column">
                  <wp:posOffset>3366135</wp:posOffset>
                </wp:positionH>
                <wp:positionV relativeFrom="paragraph">
                  <wp:posOffset>1276350</wp:posOffset>
                </wp:positionV>
                <wp:extent cx="1703070" cy="333375"/>
                <wp:effectExtent l="0" t="0" r="0" b="0"/>
                <wp:wrapNone/>
                <wp:docPr id="74" name="Text Box 1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3070" cy="333375"/>
                        </a:xfrm>
                        <a:prstGeom prst="rect">
                          <a:avLst/>
                        </a:prstGeom>
                        <a:solidFill>
                          <a:srgbClr val="FFFFFF"/>
                        </a:solidFill>
                        <a:ln w="9525">
                          <a:solidFill>
                            <a:srgbClr val="FF0000"/>
                          </a:solidFill>
                          <a:miter lim="800000"/>
                          <a:headEnd/>
                          <a:tailEnd/>
                        </a:ln>
                      </wps:spPr>
                      <wps:txbx>
                        <w:txbxContent>
                          <w:p w14:paraId="5261348C" w14:textId="77777777" w:rsidR="001C3091" w:rsidRDefault="001C3091" w:rsidP="001C3091">
                            <w:pPr>
                              <w:rPr>
                                <w:color w:val="FF0000"/>
                                <w:sz w:val="16"/>
                              </w:rPr>
                            </w:pPr>
                            <w:r>
                              <w:rPr>
                                <w:color w:val="FF0000"/>
                                <w:sz w:val="16"/>
                              </w:rPr>
                              <w:t>Place where error is found is highlighted in yellow.</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CCA04" id="Text Box 1776" o:spid="_x0000_s1473" type="#_x0000_t202" style="position:absolute;margin-left:265.05pt;margin-top:100.5pt;width:134.1pt;height:26.2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" strokecolor="red">
                <v:path arrowok="t"/>
                <v:textbox inset="3.6pt,,3.6pt">
                  <w:txbxContent>
                    <w:p w14:paraId="5261348C" w14:textId="77777777" w:rsidR="001C3091" w:rsidRDefault="001C3091" w:rsidP="001C3091">
                      <w:pPr>
                        <w:rPr>
                          <w:color w:val="FF0000"/>
                          <w:sz w:val="16"/>
                        </w:rPr>
                      </w:pPr>
                      <w:r>
                        <w:rPr>
                          <w:color w:val="FF0000"/>
                          <w:sz w:val="16"/>
                        </w:rPr>
                        <w:t>Place where error is found is highlighted in yellow.</w:t>
                      </w:r>
                    </w:p>
                  </w:txbxContent>
                </v:textbox>
              </v:shape>
            </w:pict>
          </mc:Fallback>
        </mc:AlternateContent>
      </w:r>
      <w:r>
        <w:rPr>
          <w:noProof/>
        </w:rPr>
        <w:drawing>
          <wp:inline distT="0" distB="0" distL="0" distR="0" wp14:anchorId="037AE50F" wp14:editId="1CB22294">
            <wp:extent cx="3657600" cy="29718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971800"/>
                    </a:xfrm>
                    <a:prstGeom prst="rect">
                      <a:avLst/>
                    </a:prstGeom>
                    <a:noFill/>
                    <a:ln>
                      <a:noFill/>
                    </a:ln>
                  </pic:spPr>
                </pic:pic>
              </a:graphicData>
            </a:graphic>
          </wp:inline>
        </w:drawing>
      </w:r>
    </w:p>
    <w:p w14:paraId="57B1B613" w14:textId="77777777" w:rsidR="001C3091" w:rsidRDefault="001C3091"/>
    <w:p w14:paraId="57A2EAE4" w14:textId="77777777" w:rsidR="00EC7DB1" w:rsidRDefault="00EC7DB1">
      <w:r>
        <w:t>If no errors are found, “There were no errors detected in this project” will be printed in the feedback window.</w:t>
      </w:r>
    </w:p>
    <w:p w14:paraId="201A0D90" w14:textId="77777777" w:rsidR="00EC7DB1" w:rsidRDefault="00EC7DB1"/>
    <w:p w14:paraId="228713E6" w14:textId="77777777" w:rsidR="00EC7DB1" w:rsidRDefault="00EC7DB1" w:rsidP="00EC7DB1">
      <w:r>
        <w:t>We suggest playing around with this tool.</w:t>
      </w:r>
      <w:r w:rsidR="00ED0E59">
        <w:t xml:space="preserve"> </w:t>
      </w:r>
      <w:r>
        <w:t xml:space="preserve">Delete brackets and braces, # signs and --&gt;’s to see what errors VisualSoar gives you so that you </w:t>
      </w:r>
      <w:proofErr w:type="gramStart"/>
      <w:r>
        <w:t>are able to</w:t>
      </w:r>
      <w:proofErr w:type="gramEnd"/>
      <w:r>
        <w:t xml:space="preserve"> quickly recognize </w:t>
      </w:r>
      <w:r w:rsidR="008C704D">
        <w:t>what types of messages certain errors give.</w:t>
      </w:r>
      <w:r w:rsidR="00ED0E59">
        <w:t xml:space="preserve"> </w:t>
      </w:r>
      <w:r w:rsidR="008C704D">
        <w:t>This will make future debugging much easier.</w:t>
      </w:r>
      <w:r w:rsidR="00ED0E59">
        <w:t xml:space="preserve"> </w:t>
      </w:r>
    </w:p>
    <w:p w14:paraId="33131614" w14:textId="77777777" w:rsidR="004B179B" w:rsidRDefault="00EC7DB1" w:rsidP="00ED0E59">
      <w:pPr>
        <w:pStyle w:val="Heading3"/>
        <w:spacing w:before="0"/>
      </w:pPr>
      <w:r>
        <w:br w:type="page"/>
      </w:r>
      <w:r w:rsidR="009B49BD">
        <w:lastRenderedPageBreak/>
        <w:t>5</w:t>
      </w:r>
      <w:r w:rsidR="004B179B">
        <w:t>.2 Write Statements</w:t>
      </w:r>
    </w:p>
    <w:p w14:paraId="7E42C797" w14:textId="77777777" w:rsidR="004B179B" w:rsidRDefault="004B179B">
      <w:r>
        <w:t xml:space="preserve">One of the oldest debugging techniques in traditional programming languages is to add print statements throughout the program. Although not the most effective technique, it can be easily used in Soar by adding write statements in the action of rules. To make the output readable, you want to have a linefeed before writing out any text, using the (crlf) command, which stands for </w:t>
      </w:r>
      <w:r>
        <w:rPr>
          <w:u w:val="single"/>
        </w:rPr>
        <w:t>c</w:t>
      </w:r>
      <w:r>
        <w:t>arriage-</w:t>
      </w:r>
      <w:r>
        <w:rPr>
          <w:u w:val="single"/>
        </w:rPr>
        <w:t>r</w:t>
      </w:r>
      <w:r>
        <w:t xml:space="preserve">eturn and </w:t>
      </w:r>
      <w:r>
        <w:rPr>
          <w:u w:val="single"/>
        </w:rPr>
        <w:t>l</w:t>
      </w:r>
      <w:r>
        <w:t>ine</w:t>
      </w:r>
      <w:r>
        <w:rPr>
          <w:u w:val="single"/>
        </w:rPr>
        <w:t>f</w:t>
      </w:r>
      <w:r>
        <w:t xml:space="preserve">eed. </w:t>
      </w:r>
    </w:p>
    <w:p w14:paraId="62EFF340" w14:textId="77777777" w:rsidR="004B179B" w:rsidRDefault="004B179B"/>
    <w:p w14:paraId="2A53C0C8" w14:textId="77777777" w:rsidR="004B179B" w:rsidRDefault="004B179B">
      <w:r>
        <w:t xml:space="preserve">For example, if you want to keep track of </w:t>
      </w:r>
      <w:proofErr w:type="gramStart"/>
      <w:r>
        <w:t>all of</w:t>
      </w:r>
      <w:proofErr w:type="gramEnd"/>
      <w:r>
        <w:t xml:space="preserve"> the move-to-food operators that are proposed, including their direction and expected food, you could take the original rule given below:</w:t>
      </w:r>
    </w:p>
    <w:p w14:paraId="6A178D06" w14:textId="77777777" w:rsidR="004B179B" w:rsidRDefault="004B179B">
      <w:pPr>
        <w:pStyle w:val="PlainText"/>
        <w:ind w:left="720"/>
      </w:pPr>
      <w:r>
        <w:t>sp {propose*move-to-</w:t>
      </w:r>
      <w:proofErr w:type="gramStart"/>
      <w:r>
        <w:t>food</w:t>
      </w:r>
      <w:proofErr w:type="gramEnd"/>
    </w:p>
    <w:p w14:paraId="248A0D40"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5F2B2392" w14:textId="77777777" w:rsidR="004B179B" w:rsidRDefault="004B179B">
      <w:pPr>
        <w:pStyle w:val="PlainText"/>
        <w:ind w:left="720"/>
      </w:pPr>
      <w:r>
        <w:t xml:space="preserve">                 &lt;&lt; normalfood bonusfood &gt;&gt;)</w:t>
      </w:r>
    </w:p>
    <w:p w14:paraId="15007148" w14:textId="77777777" w:rsidR="004B179B" w:rsidRDefault="004B179B">
      <w:pPr>
        <w:pStyle w:val="PlainText"/>
        <w:ind w:left="720"/>
      </w:pPr>
      <w:r>
        <w:t>--&gt;</w:t>
      </w:r>
    </w:p>
    <w:p w14:paraId="4D069772" w14:textId="77777777" w:rsidR="004B179B" w:rsidRDefault="004B179B">
      <w:pPr>
        <w:pStyle w:val="PlainText"/>
        <w:ind w:left="720"/>
      </w:pPr>
      <w:r>
        <w:t xml:space="preserve">   (&lt;s&gt; ^operator &lt;o&gt; + =)</w:t>
      </w:r>
    </w:p>
    <w:p w14:paraId="10ECC469" w14:textId="77777777" w:rsidR="004B179B" w:rsidRDefault="004B179B">
      <w:pPr>
        <w:pStyle w:val="PlainText"/>
        <w:ind w:left="720"/>
      </w:pPr>
      <w:r>
        <w:t xml:space="preserve">   (&lt;o&gt; ^name move-to-food</w:t>
      </w:r>
    </w:p>
    <w:p w14:paraId="6637BB5F" w14:textId="77777777" w:rsidR="004B179B" w:rsidRDefault="004B179B">
      <w:pPr>
        <w:pStyle w:val="PlainText"/>
        <w:ind w:left="720"/>
      </w:pPr>
      <w:r>
        <w:t xml:space="preserve">        ^direction &lt;dir&gt;)} </w:t>
      </w:r>
    </w:p>
    <w:p w14:paraId="031C1371" w14:textId="77777777" w:rsidR="004B179B" w:rsidRDefault="004B179B"/>
    <w:p w14:paraId="6722870D" w14:textId="77777777" w:rsidR="004B179B" w:rsidRDefault="004B179B">
      <w:r>
        <w:t>and modify it by adding a write statement. To get the right values in the action requires a variable for the food type in the condition.</w:t>
      </w:r>
    </w:p>
    <w:p w14:paraId="32A3F5FC" w14:textId="77777777" w:rsidR="004B179B" w:rsidRDefault="004B179B">
      <w:pPr>
        <w:pStyle w:val="PlainText"/>
        <w:ind w:left="720"/>
      </w:pPr>
      <w:r>
        <w:t>sp {propose*move-to-</w:t>
      </w:r>
      <w:proofErr w:type="gramStart"/>
      <w:r>
        <w:t>food</w:t>
      </w:r>
      <w:proofErr w:type="gramEnd"/>
    </w:p>
    <w:p w14:paraId="5720A37B"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1A2C84D8" w14:textId="77777777" w:rsidR="004B179B" w:rsidRDefault="004B179B">
      <w:pPr>
        <w:pStyle w:val="PlainText"/>
        <w:ind w:left="720"/>
      </w:pPr>
      <w:r>
        <w:t xml:space="preserve">                 </w:t>
      </w:r>
      <w:proofErr w:type="gramStart"/>
      <w:r>
        <w:t>{ &lt;</w:t>
      </w:r>
      <w:proofErr w:type="gramEnd"/>
      <w:r>
        <w:t>type&gt; &lt;&lt; normalfood bonusfood &gt;&gt; })</w:t>
      </w:r>
    </w:p>
    <w:p w14:paraId="38F1202C" w14:textId="77777777" w:rsidR="004B179B" w:rsidRDefault="004B179B">
      <w:pPr>
        <w:pStyle w:val="PlainText"/>
        <w:ind w:left="720"/>
      </w:pPr>
      <w:r>
        <w:t>--&gt;</w:t>
      </w:r>
    </w:p>
    <w:p w14:paraId="156BF953" w14:textId="77777777" w:rsidR="004B179B" w:rsidRDefault="004B179B">
      <w:pPr>
        <w:pStyle w:val="PlainText"/>
        <w:ind w:left="720"/>
      </w:pPr>
      <w:r>
        <w:t xml:space="preserve">   (</w:t>
      </w:r>
      <w:proofErr w:type="gramStart"/>
      <w:r>
        <w:t>write</w:t>
      </w:r>
      <w:proofErr w:type="gramEnd"/>
      <w:r>
        <w:t xml:space="preserve"> (crlf) | Propose move | &lt;dir&gt; |, for | &lt;type&gt;)</w:t>
      </w:r>
    </w:p>
    <w:p w14:paraId="6A48A79D" w14:textId="77777777" w:rsidR="004B179B" w:rsidRDefault="004B179B">
      <w:pPr>
        <w:pStyle w:val="PlainText"/>
        <w:ind w:left="720"/>
      </w:pPr>
      <w:r>
        <w:t xml:space="preserve">   (&lt;s&gt; ^operator &lt;o&gt; + =)</w:t>
      </w:r>
    </w:p>
    <w:p w14:paraId="0053104D" w14:textId="77777777" w:rsidR="004B179B" w:rsidRDefault="004B179B">
      <w:pPr>
        <w:pStyle w:val="PlainText"/>
        <w:ind w:left="720"/>
      </w:pPr>
      <w:r>
        <w:t xml:space="preserve">   (&lt;o&gt; ^name move-to-food</w:t>
      </w:r>
    </w:p>
    <w:p w14:paraId="0DA4FA6C" w14:textId="77777777" w:rsidR="004B179B" w:rsidRDefault="004B179B">
      <w:pPr>
        <w:pStyle w:val="PlainText"/>
        <w:ind w:left="720"/>
      </w:pPr>
      <w:r>
        <w:t xml:space="preserve">        ^direction &lt;dir&gt;)}</w:t>
      </w:r>
    </w:p>
    <w:p w14:paraId="0D27A74E" w14:textId="77777777" w:rsidR="00BD4223" w:rsidRDefault="004B179B">
      <w:r>
        <w:t xml:space="preserve">The write command concatenates </w:t>
      </w:r>
      <w:proofErr w:type="gramStart"/>
      <w:r>
        <w:t>all of</w:t>
      </w:r>
      <w:proofErr w:type="gramEnd"/>
      <w:r>
        <w:t xml:space="preserve"> its arguments</w:t>
      </w:r>
      <w:r w:rsidR="00A728BE">
        <w:t xml:space="preserve">, which </w:t>
      </w:r>
      <w:r>
        <w:t>can include constants and variables.</w:t>
      </w:r>
    </w:p>
    <w:p w14:paraId="454A014E" w14:textId="77777777" w:rsidR="004B179B" w:rsidRDefault="007B3A13">
      <w:r>
        <w:rPr>
          <w:noProof/>
        </w:rPr>
        <w:drawing>
          <wp:anchor distT="0" distB="0" distL="114300" distR="114300" simplePos="0" relativeHeight="251917824" behindDoc="1" locked="0" layoutInCell="1" allowOverlap="1" wp14:anchorId="78E54F18" wp14:editId="101848ED">
            <wp:simplePos x="0" y="0"/>
            <wp:positionH relativeFrom="column">
              <wp:posOffset>737235</wp:posOffset>
            </wp:positionH>
            <wp:positionV relativeFrom="paragraph">
              <wp:posOffset>40640</wp:posOffset>
            </wp:positionV>
            <wp:extent cx="4288790" cy="4505960"/>
            <wp:effectExtent l="0" t="0" r="0" b="0"/>
            <wp:wrapTight wrapText="bothSides">
              <wp:wrapPolygon edited="0">
                <wp:start x="0" y="0"/>
                <wp:lineTo x="0" y="21551"/>
                <wp:lineTo x="21555" y="21551"/>
                <wp:lineTo x="21555" y="0"/>
                <wp:lineTo x="0" y="0"/>
              </wp:wrapPolygon>
            </wp:wrapTight>
            <wp:docPr id="1826" name="Picture 1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6"/>
                    <pic:cNvPicPr>
                      <a:picLocks/>
                    </pic:cNvPicPr>
                  </pic:nvPicPr>
                  <pic:blipFill>
                    <a:blip r:embed="rId34">
                      <a:extLst>
                        <a:ext uri="{28A0092B-C50C-407E-A947-70E740481C1C}">
                          <a14:useLocalDpi xmlns:a14="http://schemas.microsoft.com/office/drawing/2010/main" val="0"/>
                        </a:ext>
                      </a:extLst>
                    </a:blip>
                    <a:srcRect r="34665"/>
                    <a:stretch>
                      <a:fillRect/>
                    </a:stretch>
                  </pic:blipFill>
                  <pic:spPr bwMode="auto">
                    <a:xfrm>
                      <a:off x="0" y="0"/>
                      <a:ext cx="4288790" cy="450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20F28C" w14:textId="77777777" w:rsidR="004B179B" w:rsidRDefault="004B179B"/>
    <w:p w14:paraId="6205AF69" w14:textId="77777777" w:rsidR="004B179B" w:rsidRDefault="004B179B" w:rsidP="001C6305">
      <w:pPr>
        <w:pStyle w:val="Heading3"/>
        <w:spacing w:before="0"/>
      </w:pPr>
      <w:r>
        <w:br w:type="page"/>
      </w:r>
      <w:r w:rsidR="00FD757D">
        <w:lastRenderedPageBreak/>
        <w:t>5</w:t>
      </w:r>
      <w:r>
        <w:t>.3 Runtime Debugging Commands</w:t>
      </w:r>
    </w:p>
    <w:p w14:paraId="0F274516" w14:textId="77777777" w:rsidR="004B179B" w:rsidRDefault="004B179B">
      <w:r>
        <w:t xml:space="preserve">While Soar is running, there are many commands you can use to get information on what the current state of the system is, what happened in the past, and what is about to happen. This subsection is organized by the different commands. To learn the details of </w:t>
      </w:r>
      <w:proofErr w:type="gramStart"/>
      <w:r>
        <w:t>all of</w:t>
      </w:r>
      <w:proofErr w:type="gramEnd"/>
      <w:r>
        <w:t xml:space="preserve"> these commands, you should check the Soar User’s Manual.</w:t>
      </w:r>
    </w:p>
    <w:p w14:paraId="70920CB8" w14:textId="77777777" w:rsidR="004B179B" w:rsidRDefault="004B179B"/>
    <w:p w14:paraId="2DFEE3BC" w14:textId="77777777" w:rsidR="004B179B" w:rsidRDefault="004B179B">
      <w:pPr>
        <w:pStyle w:val="Heading6"/>
      </w:pPr>
      <w:r>
        <w:t>print</w:t>
      </w:r>
    </w:p>
    <w:p w14:paraId="26736490" w14:textId="77777777" w:rsidR="004B179B" w:rsidRDefault="004B179B">
      <w:r>
        <w:t xml:space="preserve">You have already seen the print command, which is used to print out working memory structures. Print can take a variety of arguments. One of the most useful is to print to a given depth. This prints not only the current identifier and </w:t>
      </w:r>
      <w:proofErr w:type="gramStart"/>
      <w:r>
        <w:t>all of</w:t>
      </w:r>
      <w:proofErr w:type="gramEnd"/>
      <w:r>
        <w:t xml:space="preserve"> its augmentations, but also all of their augmentations recursively to a given depth. For example, you can print out the current state to a depth of 2 by using the following command:</w:t>
      </w:r>
    </w:p>
    <w:p w14:paraId="33E5A3CE" w14:textId="77777777" w:rsidR="004B179B" w:rsidRDefault="004B179B">
      <w:pPr>
        <w:pStyle w:val="PlainText"/>
        <w:ind w:left="720"/>
      </w:pPr>
      <w:r>
        <w:t xml:space="preserve">red&gt; print </w:t>
      </w:r>
      <w:r w:rsidR="00E50600">
        <w:t>-</w:t>
      </w:r>
      <w:r>
        <w:t>–depth 2 s1</w:t>
      </w:r>
    </w:p>
    <w:p w14:paraId="0BC9F838" w14:textId="77777777" w:rsidR="004B179B" w:rsidRDefault="004B179B">
      <w:r>
        <w:t>The order is important and s1 must come at the end of the print statement. The result is:</w:t>
      </w:r>
    </w:p>
    <w:p w14:paraId="5E4442C6" w14:textId="77777777" w:rsidR="004B179B" w:rsidRDefault="004B179B">
      <w:pPr>
        <w:pStyle w:val="PlainText"/>
        <w:ind w:left="720"/>
      </w:pPr>
      <w:r>
        <w:t>(S1 ^type state ^superstate nil ^io I1 ^operator O2 ^operator O4 +</w:t>
      </w:r>
    </w:p>
    <w:p w14:paraId="7BC29C3D" w14:textId="77777777" w:rsidR="004B179B" w:rsidRDefault="004B179B">
      <w:pPr>
        <w:pStyle w:val="PlainText"/>
        <w:ind w:left="720"/>
      </w:pPr>
      <w:r>
        <w:t xml:space="preserve">       ^operator O3 + ^operator O2 + ^operator O1 +)</w:t>
      </w:r>
    </w:p>
    <w:p w14:paraId="73F0C917" w14:textId="77777777" w:rsidR="004B179B" w:rsidRDefault="004B179B">
      <w:pPr>
        <w:pStyle w:val="PlainText"/>
        <w:ind w:left="720"/>
      </w:pPr>
      <w:r>
        <w:t xml:space="preserve">  (I1 ^input-link I2 ^output-link I3)</w:t>
      </w:r>
    </w:p>
    <w:p w14:paraId="775F7E00" w14:textId="77777777" w:rsidR="004B179B" w:rsidRDefault="004B179B">
      <w:pPr>
        <w:pStyle w:val="PlainText"/>
        <w:ind w:left="720"/>
      </w:pPr>
      <w:r>
        <w:t xml:space="preserve">  (O2 ^name move-to-food ^direction south)</w:t>
      </w:r>
    </w:p>
    <w:p w14:paraId="2571AF93" w14:textId="77777777" w:rsidR="004B179B" w:rsidRDefault="004B179B">
      <w:pPr>
        <w:pStyle w:val="PlainText"/>
        <w:ind w:left="720"/>
      </w:pPr>
      <w:r>
        <w:t xml:space="preserve">  (O4 ^name move-to-food ^direction west)</w:t>
      </w:r>
    </w:p>
    <w:p w14:paraId="156971B2" w14:textId="77777777" w:rsidR="004B179B" w:rsidRDefault="004B179B">
      <w:pPr>
        <w:pStyle w:val="PlainText"/>
        <w:ind w:left="720"/>
      </w:pPr>
      <w:r>
        <w:t xml:space="preserve">  (O3 ^name move-to-food ^direction north)</w:t>
      </w:r>
    </w:p>
    <w:p w14:paraId="093B8499" w14:textId="77777777" w:rsidR="004B179B" w:rsidRDefault="004B179B">
      <w:pPr>
        <w:pStyle w:val="PlainText"/>
        <w:ind w:left="720"/>
      </w:pPr>
      <w:r>
        <w:t xml:space="preserve">  (O1 ^name move-to-food ^direction east)</w:t>
      </w:r>
    </w:p>
    <w:p w14:paraId="4B5A8745" w14:textId="77777777" w:rsidR="004B179B" w:rsidRDefault="004B179B">
      <w:r>
        <w:t xml:space="preserve">You can also use the mouse to print working memory objects by right clicking on an identifier. If you select the print option, you will see that there a many other options for printing objects in working memory. </w:t>
      </w:r>
    </w:p>
    <w:p w14:paraId="6B0449EA" w14:textId="77777777" w:rsidR="004B179B" w:rsidRDefault="004B179B"/>
    <w:p w14:paraId="1E948CC6" w14:textId="77777777" w:rsidR="004B179B" w:rsidRDefault="004B179B">
      <w:pPr>
        <w:pStyle w:val="Heading6"/>
      </w:pPr>
      <w:r>
        <w:t>wmes</w:t>
      </w:r>
    </w:p>
    <w:p w14:paraId="43E937A9" w14:textId="77777777" w:rsidR="004B179B" w:rsidRDefault="004B179B">
      <w:r>
        <w:t xml:space="preserve">The wmes command can also be used to print out individual working memory elements instead of complete objects. This command also prints out the </w:t>
      </w:r>
      <w:r>
        <w:rPr>
          <w:i/>
        </w:rPr>
        <w:t>timetag</w:t>
      </w:r>
      <w:r>
        <w:t xml:space="preserve"> of an individual working memory element. This is a unique number that Soar uses to keep track of each working memory element.</w:t>
      </w:r>
    </w:p>
    <w:p w14:paraId="65091CEB" w14:textId="77777777" w:rsidR="004B179B" w:rsidRDefault="004B179B">
      <w:pPr>
        <w:pStyle w:val="PlainText"/>
        <w:ind w:left="720"/>
      </w:pPr>
      <w:r>
        <w:t>red&gt; wmes o1</w:t>
      </w:r>
    </w:p>
    <w:p w14:paraId="29A74B00" w14:textId="77777777" w:rsidR="004B179B" w:rsidRDefault="004B179B">
      <w:pPr>
        <w:pStyle w:val="PlainText"/>
        <w:ind w:left="720"/>
      </w:pPr>
      <w:r>
        <w:t>(120: o1 ^name move-to-food)</w:t>
      </w:r>
    </w:p>
    <w:p w14:paraId="11F4FA7F" w14:textId="77777777" w:rsidR="004B179B" w:rsidRDefault="004B179B">
      <w:pPr>
        <w:pStyle w:val="PlainText"/>
        <w:ind w:left="720"/>
      </w:pPr>
      <w:r>
        <w:t>(121: o1 ^direction east)</w:t>
      </w:r>
    </w:p>
    <w:p w14:paraId="7E3A9627" w14:textId="77777777" w:rsidR="004B179B" w:rsidRDefault="004B179B"/>
    <w:p w14:paraId="289F42F7" w14:textId="77777777" w:rsidR="004B179B" w:rsidRDefault="004B179B">
      <w:r>
        <w:t xml:space="preserve">Timetags can also be used as arguments in the print and wmes commands. Print will display </w:t>
      </w:r>
      <w:proofErr w:type="gramStart"/>
      <w:r>
        <w:t>all of</w:t>
      </w:r>
      <w:proofErr w:type="gramEnd"/>
      <w:r>
        <w:t xml:space="preserve"> the working memory elements that </w:t>
      </w:r>
      <w:r w:rsidR="00DC0B38">
        <w:t>have the gi</w:t>
      </w:r>
      <w:r w:rsidR="00D32471">
        <w:t>ven timetag as their identifier</w:t>
      </w:r>
      <w:r>
        <w:t xml:space="preserve">, while wmes will display only the </w:t>
      </w:r>
      <w:r w:rsidR="00CC5A92">
        <w:t xml:space="preserve">specified </w:t>
      </w:r>
      <w:r>
        <w:t>working memory element.</w:t>
      </w:r>
    </w:p>
    <w:p w14:paraId="00D8CDAF" w14:textId="77777777" w:rsidR="004B179B" w:rsidRDefault="004B179B">
      <w:pPr>
        <w:pStyle w:val="PlainText"/>
        <w:ind w:left="720"/>
      </w:pPr>
      <w:r>
        <w:t>red&gt; print 120</w:t>
      </w:r>
    </w:p>
    <w:p w14:paraId="18575EC9" w14:textId="77777777" w:rsidR="004B179B" w:rsidRDefault="004B179B">
      <w:pPr>
        <w:pStyle w:val="PlainText"/>
        <w:ind w:left="720"/>
      </w:pPr>
      <w:r>
        <w:t>(O1 ^name move-to-food ^direction east)</w:t>
      </w:r>
    </w:p>
    <w:p w14:paraId="6ADBFEF0" w14:textId="77777777" w:rsidR="004B179B" w:rsidRDefault="004B179B">
      <w:pPr>
        <w:pStyle w:val="PlainText"/>
        <w:ind w:left="720"/>
      </w:pPr>
    </w:p>
    <w:p w14:paraId="14D03231" w14:textId="77777777" w:rsidR="004B179B" w:rsidRDefault="004B179B">
      <w:pPr>
        <w:pStyle w:val="PlainText"/>
        <w:ind w:left="720"/>
      </w:pPr>
      <w:r>
        <w:t>red&gt; wmes 120</w:t>
      </w:r>
    </w:p>
    <w:p w14:paraId="12223A60" w14:textId="77777777" w:rsidR="004B179B" w:rsidRDefault="004B179B">
      <w:pPr>
        <w:pStyle w:val="PlainText"/>
        <w:ind w:left="720"/>
      </w:pPr>
      <w:r>
        <w:t>(120: o1 ^name move-to-food)</w:t>
      </w:r>
    </w:p>
    <w:p w14:paraId="46262DAC" w14:textId="77777777" w:rsidR="004B179B" w:rsidRDefault="004B179B"/>
    <w:p w14:paraId="41B2ED2F" w14:textId="77777777" w:rsidR="004B179B" w:rsidRDefault="004B179B">
      <w:pPr>
        <w:pStyle w:val="Heading6"/>
      </w:pPr>
      <w:r>
        <w:br w:type="page"/>
      </w:r>
      <w:r>
        <w:lastRenderedPageBreak/>
        <w:t>matches</w:t>
      </w:r>
    </w:p>
    <w:p w14:paraId="08420BC7" w14:textId="77777777" w:rsidR="004B179B" w:rsidRDefault="004B179B">
      <w:r>
        <w:t xml:space="preserve">One of the questions you will frequently want to ask is, “What rules are about to fire?”  The matches command will return a list of all rules that are ready to fire, separated into those that will be operator applications (O Assertions), those that </w:t>
      </w:r>
      <w:proofErr w:type="gramStart"/>
      <w:r>
        <w:t>are will create</w:t>
      </w:r>
      <w:proofErr w:type="gramEnd"/>
      <w:r>
        <w:t xml:space="preserve"> I-support augmentations (I Assertions), and those that will remove I-supported augmentations (Retractions).</w:t>
      </w:r>
    </w:p>
    <w:p w14:paraId="68CA93C1" w14:textId="77777777" w:rsidR="004B179B" w:rsidRDefault="004B179B">
      <w:pPr>
        <w:pStyle w:val="PlainText"/>
        <w:ind w:left="720"/>
      </w:pPr>
      <w:r>
        <w:t>red&gt; matches</w:t>
      </w:r>
    </w:p>
    <w:p w14:paraId="3E933160" w14:textId="77777777" w:rsidR="004B179B" w:rsidRDefault="004B179B">
      <w:pPr>
        <w:pStyle w:val="PlainText"/>
        <w:ind w:left="720"/>
      </w:pPr>
      <w:r>
        <w:t>O Assertions:</w:t>
      </w:r>
    </w:p>
    <w:p w14:paraId="2FD9F6AF" w14:textId="77777777" w:rsidR="004B179B" w:rsidRDefault="004B179B">
      <w:pPr>
        <w:pStyle w:val="PlainText"/>
        <w:ind w:left="720"/>
      </w:pPr>
      <w:r>
        <w:t>I Assertions:</w:t>
      </w:r>
    </w:p>
    <w:p w14:paraId="57D96400" w14:textId="77777777" w:rsidR="004B179B" w:rsidRDefault="004B179B">
      <w:pPr>
        <w:pStyle w:val="PlainText"/>
        <w:ind w:left="720"/>
      </w:pPr>
      <w:r>
        <w:t>Retractions:</w:t>
      </w:r>
    </w:p>
    <w:p w14:paraId="49DE3854" w14:textId="77777777" w:rsidR="004B179B" w:rsidRPr="00096734" w:rsidRDefault="004B179B">
      <w:r>
        <w:t>Matches also can be invoked through the “show” item on the menu list, or by right clicking on the interaction window, then selecting the production item on the menu that appears.</w:t>
      </w:r>
      <w:r w:rsidR="00096734">
        <w:t xml:space="preserve"> </w:t>
      </w:r>
      <w:proofErr w:type="gramStart"/>
      <w:r w:rsidR="00096734">
        <w:t>Note;</w:t>
      </w:r>
      <w:proofErr w:type="gramEnd"/>
      <w:r w:rsidR="00096734">
        <w:t xml:space="preserve"> matches will not show rules that completely match, but have </w:t>
      </w:r>
      <w:r w:rsidR="00096734">
        <w:rPr>
          <w:i/>
          <w:iCs/>
        </w:rPr>
        <w:t xml:space="preserve">already fired. </w:t>
      </w:r>
      <w:r w:rsidR="00096734">
        <w:t>Thus, if you stop Soar after a rule has fired, matches alone will not show it.</w:t>
      </w:r>
    </w:p>
    <w:p w14:paraId="6D23D0AB" w14:textId="77777777" w:rsidR="004B179B" w:rsidRDefault="004B179B"/>
    <w:p w14:paraId="12092E61" w14:textId="77777777" w:rsidR="004B179B" w:rsidRDefault="004B179B">
      <w:r>
        <w:t xml:space="preserve">Matches can also take as an argument the name of a rule. It will then print out the rule, condition by condition, with information on how many working memory elements match that condition and are consistent with </w:t>
      </w:r>
      <w:proofErr w:type="gramStart"/>
      <w:r>
        <w:t>all of</w:t>
      </w:r>
      <w:proofErr w:type="gramEnd"/>
      <w:r>
        <w:t xml:space="preserve"> the variables in the previous conditions. When Soar loads in a rule, it automatically reorders the conditions of the rule so that it can efficiently match it, so the ordering of the conditions from matches will not be the same as the ordering of the rule when you wrote it. </w:t>
      </w:r>
    </w:p>
    <w:p w14:paraId="0544F544" w14:textId="77777777" w:rsidR="004B179B" w:rsidRDefault="004B179B"/>
    <w:p w14:paraId="4181E3C1" w14:textId="77777777" w:rsidR="004B179B" w:rsidRDefault="004B179B">
      <w:r>
        <w:t>If a rule completely matches, then it has either already fired, or is about to fire.</w:t>
      </w:r>
    </w:p>
    <w:p w14:paraId="2F0B49D7" w14:textId="77777777" w:rsidR="004B179B" w:rsidRDefault="004B179B">
      <w:pPr>
        <w:pStyle w:val="PlainText"/>
        <w:ind w:left="720"/>
      </w:pPr>
      <w:r>
        <w:t>red&gt; matches propose*move-to-</w:t>
      </w:r>
      <w:proofErr w:type="gramStart"/>
      <w:r>
        <w:t>food</w:t>
      </w:r>
      <w:proofErr w:type="gramEnd"/>
    </w:p>
    <w:p w14:paraId="5F1C9811" w14:textId="77777777" w:rsidR="004B179B" w:rsidRDefault="004B179B">
      <w:pPr>
        <w:pStyle w:val="PlainText"/>
        <w:ind w:left="720"/>
      </w:pPr>
      <w:r>
        <w:t xml:space="preserve">   1 (state &lt;s&gt; ^io &lt;i*1&gt;)</w:t>
      </w:r>
    </w:p>
    <w:p w14:paraId="6702B1A5" w14:textId="77777777" w:rsidR="004B179B" w:rsidRDefault="004B179B">
      <w:pPr>
        <w:pStyle w:val="PlainText"/>
        <w:ind w:left="720"/>
      </w:pPr>
      <w:r>
        <w:t xml:space="preserve">   1 (&lt;i*1&gt; ^input-link &lt;i*2&gt;)</w:t>
      </w:r>
    </w:p>
    <w:p w14:paraId="6D65EF3D" w14:textId="77777777" w:rsidR="004B179B" w:rsidRDefault="004B179B">
      <w:pPr>
        <w:pStyle w:val="PlainText"/>
        <w:ind w:left="720"/>
      </w:pPr>
      <w:r>
        <w:t xml:space="preserve">   1 (&lt;i*2&gt; ^my-location &lt;m*1&gt;)</w:t>
      </w:r>
    </w:p>
    <w:p w14:paraId="7A97F15D" w14:textId="77777777" w:rsidR="004B179B" w:rsidRDefault="004B179B">
      <w:pPr>
        <w:pStyle w:val="PlainText"/>
        <w:ind w:left="720"/>
      </w:pPr>
      <w:r>
        <w:t xml:space="preserve">   7 (&lt;m*1&gt; ^&lt;dir&gt; &lt;d*1&gt;)</w:t>
      </w:r>
    </w:p>
    <w:p w14:paraId="321386E1" w14:textId="77777777" w:rsidR="004B179B" w:rsidRDefault="004B179B">
      <w:pPr>
        <w:pStyle w:val="PlainText"/>
        <w:ind w:left="720"/>
      </w:pPr>
      <w:r>
        <w:t xml:space="preserve">   3 (&lt;d*1&gt; ^content </w:t>
      </w:r>
      <w:proofErr w:type="gramStart"/>
      <w:r>
        <w:t>{ &lt;</w:t>
      </w:r>
      <w:proofErr w:type="gramEnd"/>
      <w:r>
        <w:t>&lt; normalfood bonusfood &gt;&gt; &lt;c*1&gt; })</w:t>
      </w:r>
    </w:p>
    <w:p w14:paraId="322A3696" w14:textId="77777777" w:rsidR="004B179B" w:rsidRDefault="004B179B">
      <w:pPr>
        <w:pStyle w:val="PlainText"/>
        <w:ind w:left="720"/>
      </w:pPr>
    </w:p>
    <w:p w14:paraId="187CF1F6" w14:textId="77777777" w:rsidR="004B179B" w:rsidRDefault="004B179B">
      <w:pPr>
        <w:pStyle w:val="PlainText"/>
        <w:ind w:left="720"/>
      </w:pPr>
      <w:r>
        <w:t>3 complete matches.</w:t>
      </w:r>
    </w:p>
    <w:p w14:paraId="0C5B1933" w14:textId="77777777" w:rsidR="004B179B" w:rsidRDefault="004B179B">
      <w:r>
        <w:t xml:space="preserve">In this example, the first three conditions have a single match, and then the fourth condition matches seven different working memory elements. These are </w:t>
      </w:r>
      <w:proofErr w:type="gramStart"/>
      <w:r>
        <w:t>all of</w:t>
      </w:r>
      <w:proofErr w:type="gramEnd"/>
      <w:r>
        <w:t xml:space="preserve"> the augmentations of my-location. The final condition then restricts the matches to be only those that have content normalfood or bonusfood.</w:t>
      </w:r>
    </w:p>
    <w:p w14:paraId="1DE28129" w14:textId="77777777" w:rsidR="004B179B" w:rsidRDefault="004B179B"/>
    <w:p w14:paraId="1581CE40" w14:textId="77777777" w:rsidR="004B179B" w:rsidRDefault="004B179B">
      <w:r>
        <w:t>If a rule does not completely match, the condition that failed to match will be preceded by “&gt;&gt;&gt;&gt;” as in:</w:t>
      </w:r>
    </w:p>
    <w:p w14:paraId="2FD22440" w14:textId="77777777" w:rsidR="004B179B" w:rsidRDefault="004B179B">
      <w:pPr>
        <w:pStyle w:val="PlainText"/>
        <w:ind w:left="720"/>
      </w:pPr>
      <w:r>
        <w:t>red&gt; matches apply*move-to-food*remove-</w:t>
      </w:r>
      <w:proofErr w:type="gramStart"/>
      <w:r>
        <w:t>move</w:t>
      </w:r>
      <w:proofErr w:type="gramEnd"/>
    </w:p>
    <w:p w14:paraId="2BC56B2A" w14:textId="77777777" w:rsidR="004B179B" w:rsidRDefault="004B179B">
      <w:pPr>
        <w:pStyle w:val="PlainText"/>
        <w:ind w:left="720"/>
      </w:pPr>
      <w:r>
        <w:t xml:space="preserve">   1 (state &lt;s&gt; ^operator &lt;o*1&gt;)</w:t>
      </w:r>
    </w:p>
    <w:p w14:paraId="4FAD01C6" w14:textId="77777777" w:rsidR="004B179B" w:rsidRDefault="004B179B">
      <w:pPr>
        <w:pStyle w:val="PlainText"/>
        <w:ind w:left="720"/>
      </w:pPr>
      <w:r>
        <w:t xml:space="preserve">   1 (&lt;o*1&gt; ^name move-to-food)</w:t>
      </w:r>
    </w:p>
    <w:p w14:paraId="3B29E8C3" w14:textId="77777777" w:rsidR="004B179B" w:rsidRDefault="004B179B">
      <w:pPr>
        <w:pStyle w:val="PlainText"/>
        <w:ind w:left="720"/>
      </w:pPr>
      <w:r>
        <w:t xml:space="preserve">   1 (&lt;s&gt; ^io &lt;i*1&gt;)</w:t>
      </w:r>
    </w:p>
    <w:p w14:paraId="51D366E4" w14:textId="77777777" w:rsidR="004B179B" w:rsidRDefault="004B179B">
      <w:pPr>
        <w:pStyle w:val="PlainText"/>
        <w:ind w:left="720"/>
      </w:pPr>
      <w:r>
        <w:t xml:space="preserve">   1 (&lt;i*1&gt; ^output-link </w:t>
      </w:r>
      <w:r w:rsidR="0002322D">
        <w:t>&lt;out&gt;</w:t>
      </w:r>
      <w:r>
        <w:t>)</w:t>
      </w:r>
    </w:p>
    <w:p w14:paraId="361F21CE" w14:textId="77777777" w:rsidR="004B179B" w:rsidRDefault="004B179B">
      <w:pPr>
        <w:pStyle w:val="PlainText"/>
        <w:ind w:left="720"/>
      </w:pPr>
      <w:r>
        <w:t xml:space="preserve">   1 (</w:t>
      </w:r>
      <w:r w:rsidR="0002322D">
        <w:t>&lt;out&gt;</w:t>
      </w:r>
      <w:r>
        <w:t xml:space="preserve"> ^move &lt;move&gt;)</w:t>
      </w:r>
    </w:p>
    <w:p w14:paraId="6360A1AB" w14:textId="77777777" w:rsidR="004B179B" w:rsidRDefault="004B179B">
      <w:pPr>
        <w:pStyle w:val="PlainText"/>
        <w:ind w:left="720"/>
      </w:pPr>
      <w:r>
        <w:t>&gt;&gt;&gt;&gt; (&lt;move&gt; ^status complete)</w:t>
      </w:r>
    </w:p>
    <w:p w14:paraId="0D27020E" w14:textId="77777777" w:rsidR="004B179B" w:rsidRDefault="004B179B">
      <w:pPr>
        <w:pStyle w:val="PlainText"/>
        <w:ind w:left="720"/>
      </w:pPr>
    </w:p>
    <w:p w14:paraId="2C8679E6" w14:textId="77777777" w:rsidR="004B179B" w:rsidRDefault="004B179B">
      <w:pPr>
        <w:pStyle w:val="PlainText"/>
        <w:ind w:left="720"/>
      </w:pPr>
      <w:r>
        <w:t>0 complete matches.</w:t>
      </w:r>
    </w:p>
    <w:p w14:paraId="3DFF49D7" w14:textId="77777777" w:rsidR="004B179B" w:rsidRDefault="004B179B"/>
    <w:p w14:paraId="05C09C6B" w14:textId="77777777" w:rsidR="00096734" w:rsidRDefault="004B179B">
      <w:r>
        <w:t>Matches can also print out working memory elements that match the conditions by using the -timetags (for just the timetags) or –wmes (for complete working memory elements) arguments. Matches can be invoked by clicking with the right mouse button on the name of a production and then selecting “production” from the menu that appears.</w:t>
      </w:r>
    </w:p>
    <w:p w14:paraId="493D6A25" w14:textId="77777777" w:rsidR="004B179B" w:rsidRDefault="004B179B"/>
    <w:p w14:paraId="541DECE6" w14:textId="77777777" w:rsidR="004B179B" w:rsidRDefault="004B179B">
      <w:pPr>
        <w:pStyle w:val="Heading6"/>
      </w:pPr>
      <w:r>
        <w:br w:type="page"/>
      </w:r>
      <w:r>
        <w:lastRenderedPageBreak/>
        <w:t>preferences</w:t>
      </w:r>
    </w:p>
    <w:p w14:paraId="1B161D22" w14:textId="77777777" w:rsidR="004B179B" w:rsidRDefault="004B179B">
      <w:r>
        <w:t xml:space="preserve">There is a special command to print out the preferences for selecting an operator. This command also works for any working memory element (prior versions of Soar allowed preferences for all working memory elements and there are still vestiges of them in the current version). To use the preference command, you give an identifier and an attribute. Soar will then print out </w:t>
      </w:r>
      <w:proofErr w:type="gramStart"/>
      <w:r>
        <w:t>all of</w:t>
      </w:r>
      <w:proofErr w:type="gramEnd"/>
      <w:r>
        <w:t xml:space="preserve"> the preferences for all values of that identifier attribute pair. For example, to print out </w:t>
      </w:r>
      <w:proofErr w:type="gramStart"/>
      <w:r>
        <w:t>all of</w:t>
      </w:r>
      <w:proofErr w:type="gramEnd"/>
      <w:r>
        <w:t xml:space="preserve"> the preferences for the operator attribute:</w:t>
      </w:r>
    </w:p>
    <w:p w14:paraId="3A685235" w14:textId="77777777" w:rsidR="004B179B" w:rsidRDefault="004B179B">
      <w:pPr>
        <w:pStyle w:val="PlainText"/>
        <w:ind w:left="720"/>
      </w:pPr>
      <w:r>
        <w:t>red&gt; preferences s1 operator</w:t>
      </w:r>
    </w:p>
    <w:p w14:paraId="4F267F37" w14:textId="77777777" w:rsidR="004B179B" w:rsidRDefault="004B179B">
      <w:pPr>
        <w:pStyle w:val="PlainText"/>
        <w:ind w:left="720"/>
      </w:pPr>
      <w:r>
        <w:t>Preferences for S1 ^operator:</w:t>
      </w:r>
    </w:p>
    <w:p w14:paraId="12EB3128" w14:textId="77777777" w:rsidR="004B179B" w:rsidRDefault="004B179B">
      <w:pPr>
        <w:pStyle w:val="PlainText"/>
        <w:ind w:left="720"/>
      </w:pPr>
      <w:r>
        <w:t>acceptables:</w:t>
      </w:r>
    </w:p>
    <w:p w14:paraId="63C98CA4" w14:textId="77777777" w:rsidR="004B179B" w:rsidRDefault="004B179B">
      <w:pPr>
        <w:pStyle w:val="PlainText"/>
        <w:ind w:left="720"/>
      </w:pPr>
      <w:r>
        <w:t xml:space="preserve">  O7 (move-to-food) +</w:t>
      </w:r>
    </w:p>
    <w:p w14:paraId="462569DC" w14:textId="77777777" w:rsidR="004B179B" w:rsidRDefault="004B179B">
      <w:pPr>
        <w:pStyle w:val="PlainText"/>
        <w:ind w:left="720"/>
      </w:pPr>
      <w:r>
        <w:t xml:space="preserve">  O8 (move-to-food) +</w:t>
      </w:r>
    </w:p>
    <w:p w14:paraId="245B078C" w14:textId="77777777" w:rsidR="004B179B" w:rsidRDefault="004B179B">
      <w:pPr>
        <w:pStyle w:val="PlainText"/>
        <w:ind w:left="720"/>
      </w:pPr>
      <w:r>
        <w:t xml:space="preserve">  O9 (move-to-food) +</w:t>
      </w:r>
    </w:p>
    <w:p w14:paraId="533D4B8B" w14:textId="77777777" w:rsidR="004B179B" w:rsidRDefault="004B179B">
      <w:pPr>
        <w:pStyle w:val="PlainText"/>
        <w:ind w:left="720"/>
      </w:pPr>
      <w:r>
        <w:t>unary indifferents:</w:t>
      </w:r>
    </w:p>
    <w:p w14:paraId="7187EA7C" w14:textId="77777777" w:rsidR="004B179B" w:rsidRDefault="004B179B">
      <w:pPr>
        <w:pStyle w:val="PlainText"/>
        <w:ind w:left="720"/>
      </w:pPr>
      <w:r>
        <w:t xml:space="preserve">  O7 (move-to-food) =</w:t>
      </w:r>
    </w:p>
    <w:p w14:paraId="063B92D5" w14:textId="77777777" w:rsidR="004B179B" w:rsidRDefault="004B179B">
      <w:pPr>
        <w:pStyle w:val="PlainText"/>
        <w:ind w:left="720"/>
      </w:pPr>
      <w:r>
        <w:t xml:space="preserve">  O8 (move-to-food) =</w:t>
      </w:r>
    </w:p>
    <w:p w14:paraId="367CAB8E" w14:textId="77777777" w:rsidR="004B179B" w:rsidRDefault="004B179B">
      <w:pPr>
        <w:pStyle w:val="PlainText"/>
        <w:ind w:left="720"/>
      </w:pPr>
      <w:r>
        <w:t xml:space="preserve">  O9 (move-to-food) =</w:t>
      </w:r>
    </w:p>
    <w:p w14:paraId="67CE2693" w14:textId="77777777" w:rsidR="004B179B" w:rsidRDefault="004B179B">
      <w:r>
        <w:t>This example shows that there are three operators proposed (O7, O8, O9), and each one has an acceptable and indifferent preference.</w:t>
      </w:r>
    </w:p>
    <w:p w14:paraId="6AAAB3E2" w14:textId="77777777" w:rsidR="004B179B" w:rsidRDefault="004B179B"/>
    <w:p w14:paraId="31C3E72E" w14:textId="77777777" w:rsidR="004B179B" w:rsidRDefault="004B179B">
      <w:r>
        <w:t>The preferences command has another feature that makes it extremely useful. Using the -name argument, it will tell you the name of the production that created the preference. For example, if you want to discover why there is the working memory element (I3 move m3), you can type:</w:t>
      </w:r>
    </w:p>
    <w:p w14:paraId="43888FC6" w14:textId="77777777" w:rsidR="004B179B" w:rsidRDefault="004B179B">
      <w:pPr>
        <w:pStyle w:val="PlainText"/>
        <w:ind w:left="720"/>
      </w:pPr>
      <w:r>
        <w:t xml:space="preserve">red&gt; preferences I3 move </w:t>
      </w:r>
      <w:r w:rsidR="00E50600">
        <w:t>-</w:t>
      </w:r>
      <w:r>
        <w:t>-</w:t>
      </w:r>
      <w:proofErr w:type="gramStart"/>
      <w:r>
        <w:t>names</w:t>
      </w:r>
      <w:proofErr w:type="gramEnd"/>
    </w:p>
    <w:p w14:paraId="69008461" w14:textId="77777777" w:rsidR="004B179B" w:rsidRDefault="004B179B">
      <w:pPr>
        <w:pStyle w:val="PlainText"/>
        <w:ind w:left="720"/>
      </w:pPr>
      <w:r>
        <w:t>Preferences for I3 ^move:</w:t>
      </w:r>
    </w:p>
    <w:p w14:paraId="53E37B31" w14:textId="77777777" w:rsidR="004B179B" w:rsidRDefault="004B179B">
      <w:pPr>
        <w:pStyle w:val="PlainText"/>
        <w:ind w:left="720"/>
      </w:pPr>
      <w:r>
        <w:t>acceptables:</w:t>
      </w:r>
    </w:p>
    <w:p w14:paraId="58F9ED9A" w14:textId="77777777" w:rsidR="004B179B" w:rsidRDefault="004B179B">
      <w:pPr>
        <w:pStyle w:val="PlainText"/>
        <w:ind w:left="720"/>
      </w:pPr>
      <w:r>
        <w:t xml:space="preserve">  M</w:t>
      </w:r>
      <w:proofErr w:type="gramStart"/>
      <w:r>
        <w:t>3  +</w:t>
      </w:r>
      <w:proofErr w:type="gramEnd"/>
    </w:p>
    <w:p w14:paraId="071D0EE1" w14:textId="77777777" w:rsidR="004B179B" w:rsidRDefault="004B179B">
      <w:pPr>
        <w:pStyle w:val="PlainText"/>
        <w:ind w:left="720"/>
      </w:pPr>
      <w:r>
        <w:t xml:space="preserve">    From apply*move-to-food</w:t>
      </w:r>
    </w:p>
    <w:p w14:paraId="00D090BA" w14:textId="77777777" w:rsidR="004B179B" w:rsidRDefault="004B179B">
      <w:pPr>
        <w:pStyle w:val="PlainText"/>
      </w:pPr>
    </w:p>
    <w:p w14:paraId="5C4CF1E1" w14:textId="77777777" w:rsidR="004B179B" w:rsidRDefault="004B179B">
      <w:r>
        <w:t>This tells you that apply*move-to-food creates this working memory element. If you want to find out what working memory elements matched apply*move-to-food when it created (I3 move m3), you can type:</w:t>
      </w:r>
    </w:p>
    <w:p w14:paraId="0EE83B6E" w14:textId="77777777" w:rsidR="004B179B" w:rsidRDefault="004B179B">
      <w:pPr>
        <w:pStyle w:val="PlainText"/>
        <w:ind w:left="720"/>
      </w:pPr>
      <w:r>
        <w:t xml:space="preserve">red&gt; preferences I3 move </w:t>
      </w:r>
      <w:r w:rsidR="00E50600">
        <w:t>-</w:t>
      </w:r>
      <w:r>
        <w:t>-</w:t>
      </w:r>
      <w:proofErr w:type="gramStart"/>
      <w:r>
        <w:t>wmes</w:t>
      </w:r>
      <w:proofErr w:type="gramEnd"/>
    </w:p>
    <w:p w14:paraId="7E3C9F1C" w14:textId="77777777" w:rsidR="004B179B" w:rsidRDefault="004B179B">
      <w:pPr>
        <w:pStyle w:val="PlainText"/>
        <w:ind w:left="720"/>
      </w:pPr>
      <w:r>
        <w:t>Preferences for I3 ^move:</w:t>
      </w:r>
    </w:p>
    <w:p w14:paraId="76B0DF31" w14:textId="77777777" w:rsidR="004B179B" w:rsidRDefault="004B179B">
      <w:pPr>
        <w:pStyle w:val="PlainText"/>
        <w:ind w:left="720"/>
      </w:pPr>
      <w:r>
        <w:t>acceptables:</w:t>
      </w:r>
    </w:p>
    <w:p w14:paraId="7A6F5BE6" w14:textId="77777777" w:rsidR="004B179B" w:rsidRDefault="004B179B">
      <w:pPr>
        <w:pStyle w:val="PlainText"/>
        <w:ind w:left="720"/>
      </w:pPr>
      <w:r>
        <w:t xml:space="preserve">  M</w:t>
      </w:r>
      <w:proofErr w:type="gramStart"/>
      <w:r>
        <w:t>3  +</w:t>
      </w:r>
      <w:proofErr w:type="gramEnd"/>
    </w:p>
    <w:p w14:paraId="1D258590" w14:textId="77777777" w:rsidR="004B179B" w:rsidRDefault="004B179B">
      <w:pPr>
        <w:pStyle w:val="PlainText"/>
        <w:ind w:left="720"/>
      </w:pPr>
      <w:r>
        <w:t xml:space="preserve">    From apply*move-to-food</w:t>
      </w:r>
    </w:p>
    <w:p w14:paraId="4381944B" w14:textId="77777777" w:rsidR="004B179B" w:rsidRDefault="004B179B">
      <w:pPr>
        <w:pStyle w:val="PlainText"/>
        <w:ind w:left="720"/>
      </w:pPr>
      <w:r>
        <w:t xml:space="preserve"> (212: S1 ^operator O8)</w:t>
      </w:r>
    </w:p>
    <w:p w14:paraId="5D22D6D0" w14:textId="77777777" w:rsidR="004B179B" w:rsidRDefault="004B179B">
      <w:pPr>
        <w:pStyle w:val="PlainText"/>
        <w:ind w:left="720"/>
      </w:pPr>
      <w:r>
        <w:t xml:space="preserve"> (205: O8 ^name move-to-food)</w:t>
      </w:r>
    </w:p>
    <w:p w14:paraId="1C97D40A" w14:textId="77777777" w:rsidR="004B179B" w:rsidRDefault="004B179B">
      <w:pPr>
        <w:pStyle w:val="PlainText"/>
        <w:ind w:left="720"/>
      </w:pPr>
      <w:r>
        <w:t xml:space="preserve"> (206: O8 ^direction north)</w:t>
      </w:r>
    </w:p>
    <w:p w14:paraId="07AE3B62" w14:textId="77777777" w:rsidR="004B179B" w:rsidRDefault="004B179B">
      <w:pPr>
        <w:pStyle w:val="PlainText"/>
        <w:ind w:left="720"/>
      </w:pPr>
      <w:r>
        <w:t xml:space="preserve"> (3: S1 ^io I1)</w:t>
      </w:r>
    </w:p>
    <w:p w14:paraId="4228D779" w14:textId="77777777" w:rsidR="004B179B" w:rsidRDefault="004B179B">
      <w:pPr>
        <w:pStyle w:val="PlainText"/>
        <w:ind w:left="720"/>
      </w:pPr>
      <w:r>
        <w:t xml:space="preserve"> (5: I1 ^output-link I3)</w:t>
      </w:r>
    </w:p>
    <w:p w14:paraId="33DF11A1" w14:textId="77777777" w:rsidR="004B179B" w:rsidRDefault="004B179B">
      <w:r>
        <w:t>You can also invoke preferences by clicking with the right mouse button on an attribute of a working memory element in the interaction window. Select the preferences command from the menu that appears and then select the appropriate preferences command.</w:t>
      </w:r>
    </w:p>
    <w:p w14:paraId="0FB40AB5" w14:textId="77777777" w:rsidR="004B179B" w:rsidRDefault="004B179B" w:rsidP="001C6305">
      <w:pPr>
        <w:pStyle w:val="Heading3"/>
        <w:spacing w:before="0"/>
      </w:pPr>
      <w:r>
        <w:br w:type="page"/>
      </w:r>
      <w:r w:rsidR="00FD757D">
        <w:lastRenderedPageBreak/>
        <w:t>5</w:t>
      </w:r>
      <w:r>
        <w:t>.</w:t>
      </w:r>
      <w:r w:rsidR="00BA6286">
        <w:t>4</w:t>
      </w:r>
      <w:r>
        <w:t xml:space="preserve"> Semantic Errors</w:t>
      </w:r>
    </w:p>
    <w:p w14:paraId="090B8498" w14:textId="77777777" w:rsidR="004B179B" w:rsidRDefault="004B179B">
      <w:pPr>
        <w:pStyle w:val="Header"/>
        <w:tabs>
          <w:tab w:val="clear" w:pos="4320"/>
          <w:tab w:val="clear" w:pos="8640"/>
        </w:tabs>
      </w:pPr>
      <w:r>
        <w:t xml:space="preserve">In this section you will use the techniques from the prior section to fix semantic errors. In a rule-based system, semantic errors have three general results: </w:t>
      </w:r>
    </w:p>
    <w:p w14:paraId="19EA6F99" w14:textId="77777777" w:rsidR="004B179B" w:rsidRDefault="004B179B">
      <w:pPr>
        <w:pStyle w:val="Header"/>
        <w:numPr>
          <w:ilvl w:val="0"/>
          <w:numId w:val="5"/>
        </w:numPr>
        <w:tabs>
          <w:tab w:val="clear" w:pos="4320"/>
          <w:tab w:val="clear" w:pos="8640"/>
        </w:tabs>
      </w:pPr>
      <w:r>
        <w:t>A rule does not fire when it should.</w:t>
      </w:r>
    </w:p>
    <w:p w14:paraId="51C7F2C9" w14:textId="77777777" w:rsidR="004B179B" w:rsidRDefault="004B179B">
      <w:pPr>
        <w:pStyle w:val="Header"/>
        <w:numPr>
          <w:ilvl w:val="0"/>
          <w:numId w:val="5"/>
        </w:numPr>
        <w:tabs>
          <w:tab w:val="clear" w:pos="4320"/>
          <w:tab w:val="clear" w:pos="8640"/>
        </w:tabs>
      </w:pPr>
      <w:r>
        <w:t xml:space="preserve">A rule </w:t>
      </w:r>
      <w:proofErr w:type="gramStart"/>
      <w:r>
        <w:t>fires</w:t>
      </w:r>
      <w:proofErr w:type="gramEnd"/>
      <w:r>
        <w:t xml:space="preserve"> when it shouldn’t.</w:t>
      </w:r>
    </w:p>
    <w:p w14:paraId="7EB9D751" w14:textId="77777777" w:rsidR="004B179B" w:rsidRDefault="004B179B">
      <w:pPr>
        <w:numPr>
          <w:ilvl w:val="0"/>
          <w:numId w:val="5"/>
        </w:numPr>
      </w:pPr>
      <w:r>
        <w:t>The action of the rule is incorrect.</w:t>
      </w:r>
    </w:p>
    <w:p w14:paraId="3A863783" w14:textId="77777777" w:rsidR="004B179B" w:rsidRDefault="004B179B">
      <w:r>
        <w:t>Unfortunately, when you have an error, you don’t know which type it is. Luckily, there are general techniques for finding all types of semantic errors.</w:t>
      </w:r>
    </w:p>
    <w:p w14:paraId="4A0C6472" w14:textId="77777777" w:rsidR="004B179B" w:rsidRDefault="004B179B"/>
    <w:p w14:paraId="58764AAB" w14:textId="77777777" w:rsidR="004B179B" w:rsidRDefault="004B179B">
      <w:r>
        <w:t>The first, and most important</w:t>
      </w:r>
      <w:r w:rsidR="00905A68">
        <w:t>,</w:t>
      </w:r>
      <w:r>
        <w:t xml:space="preserve"> step in finding semantic errors is knowing what you </w:t>
      </w:r>
      <w:r w:rsidR="00184CC5">
        <w:t>think the program should be doing</w:t>
      </w:r>
      <w:r>
        <w:t xml:space="preserve"> at each step. Only by knowing what the program should do, will you be able to detect when it does something wrong. </w:t>
      </w:r>
      <w:proofErr w:type="gramStart"/>
      <w:r>
        <w:t>Usually</w:t>
      </w:r>
      <w:proofErr w:type="gramEnd"/>
      <w:r>
        <w:t xml:space="preserve"> you will notice that the wrong operator is selected, or that no operator is selected (a substate is created). </w:t>
      </w:r>
    </w:p>
    <w:p w14:paraId="4D1B797B" w14:textId="77777777" w:rsidR="004B179B" w:rsidRDefault="004B179B"/>
    <w:p w14:paraId="32104B16" w14:textId="77777777" w:rsidR="004B179B" w:rsidRDefault="004B179B">
      <w:r>
        <w:t>I’ve created a file called “semantic-</w:t>
      </w:r>
      <w:proofErr w:type="gramStart"/>
      <w:r>
        <w:t>error</w:t>
      </w:r>
      <w:r w:rsidR="004C5BF7">
        <w:t>s</w:t>
      </w:r>
      <w:r>
        <w:t>.soar</w:t>
      </w:r>
      <w:proofErr w:type="gramEnd"/>
      <w:r>
        <w:t xml:space="preserve">” in the </w:t>
      </w:r>
      <w:r w:rsidR="00D109B0">
        <w:t>“</w:t>
      </w:r>
      <w:r w:rsidR="00A12F4D">
        <w:t>Agents\</w:t>
      </w:r>
      <w:r w:rsidR="00D109B0">
        <w:t>Eaters\</w:t>
      </w:r>
      <w:r w:rsidR="00A12F4D">
        <w:t>Tutorial</w:t>
      </w:r>
      <w:r w:rsidR="00D109B0">
        <w:t>”</w:t>
      </w:r>
      <w:r>
        <w:t xml:space="preserve"> directory for move-to-food that has some bugs. Create an eater with this file </w:t>
      </w:r>
      <w:proofErr w:type="gramStart"/>
      <w:r>
        <w:t>and also</w:t>
      </w:r>
      <w:proofErr w:type="gramEnd"/>
      <w:r>
        <w:t xml:space="preserve"> open the file in a text editor so you can modify as we go along. You should expect that propose*move-to-food to fire during the first step, so be bold and click on the step button and see what happens. You should get a trace like:</w:t>
      </w:r>
    </w:p>
    <w:p w14:paraId="361D57F2" w14:textId="77777777" w:rsidR="004B179B" w:rsidRDefault="004B179B">
      <w:pPr>
        <w:pStyle w:val="PlainText"/>
        <w:ind w:left="720"/>
      </w:pPr>
      <w:r>
        <w:t>red&gt; ***</w:t>
      </w:r>
    </w:p>
    <w:p w14:paraId="1EC3A74C" w14:textId="77777777" w:rsidR="004B179B" w:rsidRDefault="004B179B">
      <w:pPr>
        <w:pStyle w:val="PlainText"/>
        <w:ind w:left="720"/>
      </w:pPr>
      <w:r>
        <w:t xml:space="preserve">     0: ==&gt;S: S1 </w:t>
      </w:r>
    </w:p>
    <w:p w14:paraId="52F5D3EB" w14:textId="77777777" w:rsidR="004B179B" w:rsidRDefault="004B179B">
      <w:pPr>
        <w:pStyle w:val="PlainText"/>
        <w:ind w:left="720"/>
      </w:pPr>
      <w:r>
        <w:t xml:space="preserve">     1:    ==&gt;S: S2 (state no-change)</w:t>
      </w:r>
    </w:p>
    <w:p w14:paraId="3BCFB8E3" w14:textId="77777777" w:rsidR="004B179B" w:rsidRDefault="004B179B">
      <w:r>
        <w:t xml:space="preserve">This clearly indicates that propose*move-to-food did not fire. To find out why, try matches propose*move-to-food. </w:t>
      </w:r>
    </w:p>
    <w:p w14:paraId="2AF4A020" w14:textId="77777777" w:rsidR="004B179B" w:rsidRDefault="004B179B">
      <w:pPr>
        <w:pStyle w:val="PlainText"/>
        <w:ind w:left="720"/>
      </w:pPr>
      <w:r>
        <w:t>red&gt; matches propose*move-to-</w:t>
      </w:r>
      <w:proofErr w:type="gramStart"/>
      <w:r>
        <w:t>food</w:t>
      </w:r>
      <w:proofErr w:type="gramEnd"/>
    </w:p>
    <w:p w14:paraId="05AFC64B" w14:textId="77777777" w:rsidR="004B179B" w:rsidRDefault="004B179B">
      <w:pPr>
        <w:pStyle w:val="PlainText"/>
        <w:ind w:left="720"/>
      </w:pPr>
      <w:r>
        <w:t xml:space="preserve">   1 (state &lt;s&gt; ^io &lt;i*1&gt;)</w:t>
      </w:r>
    </w:p>
    <w:p w14:paraId="4356D67B" w14:textId="77777777" w:rsidR="004B179B" w:rsidRDefault="004B179B">
      <w:pPr>
        <w:pStyle w:val="PlainText"/>
        <w:ind w:left="720"/>
      </w:pPr>
      <w:r>
        <w:t xml:space="preserve">   1 (&lt;i*1&gt; ^input-link &lt;i*2&gt;)</w:t>
      </w:r>
    </w:p>
    <w:p w14:paraId="756EFF1A" w14:textId="77777777" w:rsidR="004B179B" w:rsidRDefault="004B179B">
      <w:pPr>
        <w:pStyle w:val="PlainText"/>
        <w:ind w:left="720"/>
      </w:pPr>
      <w:r>
        <w:t xml:space="preserve">   1 (&lt;i*2&gt; ^my-location &lt;m*1&gt;)</w:t>
      </w:r>
    </w:p>
    <w:p w14:paraId="3E3D8128" w14:textId="77777777" w:rsidR="004B179B" w:rsidRDefault="004B179B">
      <w:pPr>
        <w:pStyle w:val="PlainText"/>
        <w:ind w:left="720"/>
      </w:pPr>
      <w:r>
        <w:t xml:space="preserve">   7 (&lt;m*1&gt; ^&lt;dir&gt; &lt;d*1&gt;)</w:t>
      </w:r>
    </w:p>
    <w:p w14:paraId="5890A6FC" w14:textId="77777777" w:rsidR="004B179B" w:rsidRDefault="004B179B">
      <w:pPr>
        <w:pStyle w:val="PlainText"/>
        <w:ind w:left="720"/>
      </w:pPr>
      <w:r>
        <w:t xml:space="preserve">&gt;&gt;&gt;&gt; (&lt;d*1&gt; ^contant </w:t>
      </w:r>
      <w:proofErr w:type="gramStart"/>
      <w:r>
        <w:t>{ &lt;</w:t>
      </w:r>
      <w:proofErr w:type="gramEnd"/>
      <w:r>
        <w:t>&lt; normalfood bonusfood &gt;&gt; &lt;c*1&gt; })</w:t>
      </w:r>
    </w:p>
    <w:p w14:paraId="4062E804" w14:textId="77777777" w:rsidR="004B179B" w:rsidRDefault="004B179B">
      <w:pPr>
        <w:pStyle w:val="PlainText"/>
        <w:ind w:left="720"/>
      </w:pPr>
    </w:p>
    <w:p w14:paraId="2D6BAC75" w14:textId="77777777" w:rsidR="004B179B" w:rsidRDefault="004B179B">
      <w:pPr>
        <w:pStyle w:val="PlainText"/>
        <w:ind w:left="720"/>
      </w:pPr>
      <w:r>
        <w:t>0 complete matches.</w:t>
      </w:r>
    </w:p>
    <w:p w14:paraId="16C3D787" w14:textId="77777777" w:rsidR="004B179B" w:rsidRDefault="004B179B">
      <w:r>
        <w:t xml:space="preserve">There is a problem with the last condition. You can examine working memory to find out what it should be matching and after some examination, you should realize that the name of the attribute should be “content”, not “contant”. Change the rule in the file. If you have been using Visual-Soar, it would have found this error while you were creating the Eater. To avoid destroying and creating a new eater, you can just reload the rules by clicking on the </w:t>
      </w:r>
      <w:r w:rsidR="00E5584C">
        <w:t>Commands menu of the Interaction Window and selecting “Reload Productions”</w:t>
      </w:r>
      <w:r w:rsidR="009756D4">
        <w:t xml:space="preserve">. </w:t>
      </w:r>
      <w:r>
        <w:t>Now you can try going one step again. You should have the following in your interaction window:</w:t>
      </w:r>
    </w:p>
    <w:p w14:paraId="72301368" w14:textId="77777777" w:rsidR="004B179B" w:rsidRDefault="004B179B">
      <w:pPr>
        <w:pStyle w:val="PlainText"/>
        <w:ind w:left="720"/>
      </w:pPr>
      <w:r>
        <w:t>red&gt; ***</w:t>
      </w:r>
    </w:p>
    <w:p w14:paraId="396573EB" w14:textId="77777777" w:rsidR="004B179B" w:rsidRDefault="004B179B">
      <w:pPr>
        <w:pStyle w:val="PlainText"/>
        <w:ind w:left="720"/>
      </w:pPr>
      <w:r>
        <w:t xml:space="preserve">     0: ==&gt;S: S1 </w:t>
      </w:r>
    </w:p>
    <w:p w14:paraId="041CD0DF" w14:textId="77777777" w:rsidR="004B179B" w:rsidRDefault="004B179B">
      <w:pPr>
        <w:pStyle w:val="PlainText"/>
        <w:ind w:left="720"/>
      </w:pPr>
      <w:r>
        <w:t xml:space="preserve">     1:    O: O1 (move-to-food)</w:t>
      </w:r>
    </w:p>
    <w:p w14:paraId="6085ADF6" w14:textId="77777777" w:rsidR="00383547" w:rsidRDefault="004B179B">
      <w:r>
        <w:t xml:space="preserve">At this point, you can check which rules are about to fire by using the </w:t>
      </w:r>
      <w:proofErr w:type="gramStart"/>
      <w:r>
        <w:t>matches</w:t>
      </w:r>
      <w:proofErr w:type="gramEnd"/>
      <w:r>
        <w:t xml:space="preserve"> command.</w:t>
      </w:r>
    </w:p>
    <w:p w14:paraId="036FA3FE" w14:textId="77777777" w:rsidR="004B179B" w:rsidRDefault="004B179B" w:rsidP="00383547">
      <w:pPr>
        <w:ind w:firstLine="720"/>
      </w:pPr>
      <w:r>
        <w:t>red&gt; matches</w:t>
      </w:r>
    </w:p>
    <w:p w14:paraId="6CF2F0C8" w14:textId="77777777" w:rsidR="004B179B" w:rsidRDefault="004B179B">
      <w:pPr>
        <w:pStyle w:val="PlainText"/>
        <w:ind w:left="720"/>
      </w:pPr>
      <w:r>
        <w:t>O Assertions:</w:t>
      </w:r>
    </w:p>
    <w:p w14:paraId="3F0C1A9F" w14:textId="77777777" w:rsidR="004B179B" w:rsidRDefault="004B179B">
      <w:pPr>
        <w:pStyle w:val="PlainText"/>
        <w:ind w:left="720"/>
      </w:pPr>
      <w:r>
        <w:t xml:space="preserve">  apply*move-to-</w:t>
      </w:r>
      <w:proofErr w:type="gramStart"/>
      <w:r>
        <w:t>food</w:t>
      </w:r>
      <w:proofErr w:type="gramEnd"/>
    </w:p>
    <w:p w14:paraId="4E662A3D" w14:textId="77777777" w:rsidR="004B179B" w:rsidRDefault="004B179B">
      <w:pPr>
        <w:pStyle w:val="PlainText"/>
        <w:ind w:left="720"/>
      </w:pPr>
      <w:r>
        <w:t>I Assertions:</w:t>
      </w:r>
    </w:p>
    <w:p w14:paraId="406F5641" w14:textId="77777777" w:rsidR="004B179B" w:rsidRDefault="004B179B">
      <w:pPr>
        <w:pStyle w:val="PlainText"/>
        <w:ind w:left="720"/>
      </w:pPr>
      <w:r>
        <w:t>Retractions:</w:t>
      </w:r>
    </w:p>
    <w:p w14:paraId="0A4CCB44" w14:textId="77777777" w:rsidR="004B179B" w:rsidRDefault="004B179B">
      <w:r>
        <w:t>That looks fine, so take one more step. Unfortunately, the eater doesn’t move. What’s the problem?  You should examine the output-link to see if the move command was correctly created:</w:t>
      </w:r>
    </w:p>
    <w:p w14:paraId="3F1EA667" w14:textId="77777777" w:rsidR="004B179B" w:rsidRDefault="004B179B">
      <w:pPr>
        <w:pStyle w:val="PlainText"/>
        <w:ind w:left="720"/>
      </w:pPr>
      <w:r>
        <w:t xml:space="preserve">red&gt; print </w:t>
      </w:r>
      <w:r w:rsidR="00E50600">
        <w:t>-</w:t>
      </w:r>
      <w:r>
        <w:t>-depth 2 i3</w:t>
      </w:r>
    </w:p>
    <w:p w14:paraId="15E287D3" w14:textId="77777777" w:rsidR="004B179B" w:rsidRDefault="004B179B">
      <w:pPr>
        <w:pStyle w:val="PlainText"/>
        <w:ind w:left="720"/>
      </w:pPr>
      <w:r>
        <w:t>(I3 ^moves M1)</w:t>
      </w:r>
    </w:p>
    <w:p w14:paraId="2E816B4A" w14:textId="77777777" w:rsidR="004B179B" w:rsidRDefault="004B179B">
      <w:pPr>
        <w:pStyle w:val="PlainText"/>
        <w:ind w:left="720"/>
      </w:pPr>
      <w:r>
        <w:t xml:space="preserve">  (M1 ^direction east)</w:t>
      </w:r>
    </w:p>
    <w:p w14:paraId="35FDD438" w14:textId="77777777" w:rsidR="004B179B" w:rsidRDefault="004B179B">
      <w:r>
        <w:t xml:space="preserve">Unfortunately, you </w:t>
      </w:r>
      <w:proofErr w:type="gramStart"/>
      <w:r>
        <w:t>have to</w:t>
      </w:r>
      <w:proofErr w:type="gramEnd"/>
      <w:r>
        <w:t xml:space="preserve"> inspect this structure and realize that the command it creates is “moves” not “move”. Correct this, reload, and take another step. Now the eater moves and runs appropriately. </w:t>
      </w:r>
    </w:p>
    <w:p w14:paraId="65C3361E" w14:textId="77777777" w:rsidR="004B179B" w:rsidRDefault="004B179B" w:rsidP="001C6305">
      <w:pPr>
        <w:pStyle w:val="Heading1"/>
        <w:spacing w:before="0"/>
      </w:pPr>
      <w:r>
        <w:br w:type="page"/>
      </w:r>
      <w:r w:rsidR="00A31D0F">
        <w:lastRenderedPageBreak/>
        <w:t>6</w:t>
      </w:r>
      <w:r>
        <w:t>. Generalized Move Operator</w:t>
      </w:r>
    </w:p>
    <w:p w14:paraId="0D000B92" w14:textId="77777777" w:rsidR="004B179B" w:rsidRDefault="004B179B"/>
    <w:p w14:paraId="55C89E61" w14:textId="77777777" w:rsidR="004B179B" w:rsidRDefault="004B179B">
      <w:r>
        <w:t>The move-to-food operator you created in the last section would get stuck when there was no food in the cells adjacent to the eater. It also did not prefer bonusfood to normalfood. In this section, you will generalize the move-to-food operator to be an operator that can move to a cell with any type of content. Once you have created such a generalized move operator, we will introduce additional preferences that allow you to create a greedy eater that never gets stuck.</w:t>
      </w:r>
    </w:p>
    <w:p w14:paraId="0C70CDE0" w14:textId="77777777" w:rsidR="004B179B" w:rsidRDefault="00A31D0F">
      <w:pPr>
        <w:pStyle w:val="Heading3"/>
      </w:pPr>
      <w:r>
        <w:t>6</w:t>
      </w:r>
      <w:r w:rsidR="004B179B">
        <w:t>.1 Move Operator Proposal</w:t>
      </w:r>
    </w:p>
    <w:p w14:paraId="5E96CDA9" w14:textId="77777777" w:rsidR="004B179B" w:rsidRDefault="004B179B"/>
    <w:p w14:paraId="5A5CAA94" w14:textId="77777777" w:rsidR="004B179B" w:rsidRDefault="004B179B">
      <w:r>
        <w:t xml:space="preserve">The proposal for the move operator needs to test that there is an adjacent square that it can move into. It should not propose moving into a wall. There are two possible approaches to write this test. The first is to test </w:t>
      </w:r>
      <w:proofErr w:type="gramStart"/>
      <w:r>
        <w:t>all of</w:t>
      </w:r>
      <w:proofErr w:type="gramEnd"/>
      <w:r>
        <w:t xml:space="preserve"> the content values that are ok to move into: normalfood, bonusfood, eater, or empty. The second is to test that the content does not equal wall. Taking the first approach gives us the following English version of the proposal: </w:t>
      </w:r>
    </w:p>
    <w:p w14:paraId="3008D5F8" w14:textId="77777777" w:rsidR="004B179B" w:rsidRDefault="004B179B">
      <w:pPr>
        <w:pStyle w:val="PlainText"/>
      </w:pPr>
      <w:r>
        <w:t># Propose*move*1:</w:t>
      </w:r>
    </w:p>
    <w:p w14:paraId="5E055BA4" w14:textId="77777777" w:rsidR="004B179B" w:rsidRDefault="004B179B">
      <w:pPr>
        <w:pStyle w:val="PlainText"/>
      </w:pPr>
      <w:r>
        <w:t xml:space="preserve"># If there is normalfood, bonusfood, eater, or empty in an adjacent cell, </w:t>
      </w:r>
    </w:p>
    <w:p w14:paraId="0E998689" w14:textId="77777777" w:rsidR="004B179B" w:rsidRDefault="004B179B">
      <w:pPr>
        <w:pStyle w:val="PlainText"/>
      </w:pPr>
      <w:r>
        <w:t xml:space="preserve">#    </w:t>
      </w:r>
      <w:proofErr w:type="gramStart"/>
      <w:r>
        <w:t>propose</w:t>
      </w:r>
      <w:proofErr w:type="gramEnd"/>
      <w:r>
        <w:t xml:space="preserve"> move in the direction of that cell</w:t>
      </w:r>
    </w:p>
    <w:p w14:paraId="32CAF516" w14:textId="77777777" w:rsidR="004B179B" w:rsidRDefault="004B179B">
      <w:pPr>
        <w:pStyle w:val="PlainText"/>
      </w:pPr>
      <w:r>
        <w:t>#    and indicate that this operator can be selected randomly.</w:t>
      </w:r>
    </w:p>
    <w:p w14:paraId="2F291320" w14:textId="77777777" w:rsidR="004B179B" w:rsidRDefault="004B179B">
      <w:pPr>
        <w:pStyle w:val="PlainText"/>
      </w:pPr>
    </w:p>
    <w:p w14:paraId="55CF8D10" w14:textId="77777777" w:rsidR="004B179B" w:rsidRDefault="004B179B">
      <w:pPr>
        <w:pStyle w:val="Header"/>
        <w:tabs>
          <w:tab w:val="clear" w:pos="4320"/>
          <w:tab w:val="clear" w:pos="8640"/>
        </w:tabs>
      </w:pPr>
      <w:r>
        <w:t>It is straightforward to translate this into Soar based on the move-to-food operator proposal:</w:t>
      </w:r>
    </w:p>
    <w:p w14:paraId="166381DF" w14:textId="77777777" w:rsidR="004B179B" w:rsidRDefault="004B179B">
      <w:pPr>
        <w:pStyle w:val="PlainText"/>
        <w:ind w:left="720"/>
      </w:pPr>
      <w:r>
        <w:t>sp {propose*move*</w:t>
      </w:r>
      <w:proofErr w:type="gramStart"/>
      <w:r>
        <w:t>1</w:t>
      </w:r>
      <w:proofErr w:type="gramEnd"/>
    </w:p>
    <w:p w14:paraId="027A0070"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1D6F738D" w14:textId="77777777" w:rsidR="004B179B" w:rsidRDefault="004B179B">
      <w:pPr>
        <w:pStyle w:val="PlainText"/>
        <w:ind w:left="720"/>
      </w:pPr>
      <w:r>
        <w:t xml:space="preserve">              &lt;&lt; empty normalfood bonusfood eater &gt;&gt;)</w:t>
      </w:r>
    </w:p>
    <w:p w14:paraId="57B097CE" w14:textId="77777777" w:rsidR="004B179B" w:rsidRDefault="004B179B">
      <w:pPr>
        <w:pStyle w:val="PlainText"/>
        <w:ind w:left="720"/>
      </w:pPr>
      <w:r>
        <w:t>--&gt;</w:t>
      </w:r>
    </w:p>
    <w:p w14:paraId="2CBC916E" w14:textId="77777777" w:rsidR="004B179B" w:rsidRDefault="004B179B">
      <w:pPr>
        <w:pStyle w:val="PlainText"/>
        <w:ind w:left="720"/>
      </w:pPr>
      <w:r>
        <w:t xml:space="preserve">   (&lt;s&gt; ^operator &lt;o&gt; + =)</w:t>
      </w:r>
    </w:p>
    <w:p w14:paraId="5923E966" w14:textId="77777777" w:rsidR="004B179B" w:rsidRDefault="004B179B">
      <w:pPr>
        <w:pStyle w:val="PlainText"/>
        <w:ind w:left="720"/>
      </w:pPr>
      <w:r>
        <w:t xml:space="preserve">   (&lt;o&gt; ^name move</w:t>
      </w:r>
    </w:p>
    <w:p w14:paraId="51BDCFFC" w14:textId="77777777" w:rsidR="004B179B" w:rsidRDefault="004B179B">
      <w:pPr>
        <w:pStyle w:val="PlainText"/>
        <w:ind w:left="720"/>
      </w:pPr>
      <w:r>
        <w:t xml:space="preserve">        ^direction &lt;dir&gt;)} </w:t>
      </w:r>
    </w:p>
    <w:p w14:paraId="79E0DFE5" w14:textId="77777777" w:rsidR="004B179B" w:rsidRDefault="004B179B">
      <w:pPr>
        <w:pStyle w:val="PlainText"/>
        <w:ind w:left="720"/>
      </w:pPr>
    </w:p>
    <w:p w14:paraId="42FA3CDE" w14:textId="77777777" w:rsidR="004B179B" w:rsidRDefault="004B179B">
      <w:r>
        <w:t>Although this is adequate, it will make future selection rules simpler if the operator also contains the contents of the cell. Thus, an alternative version is:</w:t>
      </w:r>
    </w:p>
    <w:p w14:paraId="14FDE10D" w14:textId="77777777" w:rsidR="004B179B" w:rsidRDefault="004B179B">
      <w:pPr>
        <w:pStyle w:val="PlainText"/>
      </w:pPr>
      <w:r>
        <w:t># Propose*move*1a:</w:t>
      </w:r>
    </w:p>
    <w:p w14:paraId="6AAF5F60" w14:textId="77777777" w:rsidR="004B179B" w:rsidRDefault="004B179B">
      <w:pPr>
        <w:pStyle w:val="PlainText"/>
      </w:pPr>
      <w:r>
        <w:t xml:space="preserve"># If there is normalfood, bonusfood, eater, or empty in an adjacent cell, </w:t>
      </w:r>
    </w:p>
    <w:p w14:paraId="64EAD3CB" w14:textId="77777777" w:rsidR="004B179B" w:rsidRDefault="004B179B">
      <w:pPr>
        <w:pStyle w:val="PlainText"/>
      </w:pPr>
      <w:r>
        <w:t xml:space="preserve">#    </w:t>
      </w:r>
      <w:proofErr w:type="gramStart"/>
      <w:r>
        <w:t>propose</w:t>
      </w:r>
      <w:proofErr w:type="gramEnd"/>
      <w:r>
        <w:t xml:space="preserve"> move in the direction of that cell, with the cell’s content,</w:t>
      </w:r>
    </w:p>
    <w:p w14:paraId="1FCBFE7F" w14:textId="77777777" w:rsidR="004B179B" w:rsidRDefault="004B179B">
      <w:pPr>
        <w:pStyle w:val="PlainText"/>
      </w:pPr>
      <w:r>
        <w:t>#    and indicate that this operator can be selected randomly.</w:t>
      </w:r>
    </w:p>
    <w:p w14:paraId="6FEF0941" w14:textId="77777777" w:rsidR="004B179B" w:rsidRDefault="004B179B">
      <w:pPr>
        <w:pStyle w:val="PlainText"/>
      </w:pPr>
    </w:p>
    <w:p w14:paraId="4042E884" w14:textId="77777777" w:rsidR="004B179B" w:rsidRDefault="004B179B">
      <w:r>
        <w:t xml:space="preserve">To translate this into Soar requires matching the cell’s content to a variable and then using that variable in the action as an augmentation of the operator, such as ^content &lt;content&gt;. However, the value is already matched by &lt;&lt; empty normalfood bonusfood eater &gt;&gt;. What is needed is a way to match both a variable and the list at the same time. In Soar this is done by surrounding the two (or more) things to match against the same item with curly braces: </w:t>
      </w:r>
      <w:proofErr w:type="gramStart"/>
      <w:r>
        <w:t>“{ }</w:t>
      </w:r>
      <w:proofErr w:type="gramEnd"/>
      <w:r>
        <w:t>”. Thus, the Soar version of the proposal becomes:</w:t>
      </w:r>
    </w:p>
    <w:p w14:paraId="61DEEAFD" w14:textId="77777777" w:rsidR="004B179B" w:rsidRDefault="004B179B">
      <w:pPr>
        <w:pStyle w:val="PlainText"/>
        <w:ind w:left="720"/>
      </w:pPr>
      <w:r>
        <w:t>sp {propose*move*</w:t>
      </w:r>
      <w:proofErr w:type="gramStart"/>
      <w:r>
        <w:t>1a</w:t>
      </w:r>
      <w:proofErr w:type="gramEnd"/>
    </w:p>
    <w:p w14:paraId="3FE9E059"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0A509A84" w14:textId="77777777" w:rsidR="004B179B" w:rsidRDefault="007B3A13">
      <w:pPr>
        <w:pStyle w:val="PlainText"/>
        <w:ind w:left="720"/>
      </w:pPr>
      <w:r>
        <w:rPr>
          <w:noProof/>
        </w:rPr>
        <mc:AlternateContent>
          <mc:Choice Requires="wps">
            <w:drawing>
              <wp:anchor distT="0" distB="0" distL="114300" distR="114300" simplePos="0" relativeHeight="251719168" behindDoc="0" locked="0" layoutInCell="0" allowOverlap="1" wp14:anchorId="0EB273A8" wp14:editId="6F0BB96A">
                <wp:simplePos x="0" y="0"/>
                <wp:positionH relativeFrom="column">
                  <wp:posOffset>5006340</wp:posOffset>
                </wp:positionH>
                <wp:positionV relativeFrom="paragraph">
                  <wp:posOffset>121285</wp:posOffset>
                </wp:positionV>
                <wp:extent cx="426720" cy="396240"/>
                <wp:effectExtent l="0" t="25400" r="17780" b="10160"/>
                <wp:wrapNone/>
                <wp:docPr id="73"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2672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AD279" id="Line 1075" o:spid="_x0000_s1026" style="position:absolute;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2pt,9.55pt" to="427.8pt,4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" o:allowincell="f" strokecolor="red">
                <v:stroke endarrow="block"/>
                <o:lock v:ext="edit" shapetype="f"/>
              </v:line>
            </w:pict>
          </mc:Fallback>
        </mc:AlternateContent>
      </w:r>
      <w:r w:rsidR="004B179B">
        <w:t xml:space="preserve">              </w:t>
      </w:r>
      <w:proofErr w:type="gramStart"/>
      <w:r w:rsidR="004B179B">
        <w:t>{ &lt;</w:t>
      </w:r>
      <w:proofErr w:type="gramEnd"/>
      <w:r w:rsidR="004B179B">
        <w:t>content&gt; &lt;&lt; empty normalfood bonusfood eater &gt;&gt; })</w:t>
      </w:r>
    </w:p>
    <w:p w14:paraId="514467CF" w14:textId="77777777" w:rsidR="004B179B" w:rsidRDefault="007B3A13">
      <w:pPr>
        <w:pStyle w:val="PlainText"/>
        <w:ind w:left="720"/>
      </w:pPr>
      <w:r>
        <w:rPr>
          <w:noProof/>
        </w:rPr>
        <mc:AlternateContent>
          <mc:Choice Requires="wps">
            <w:drawing>
              <wp:anchor distT="0" distB="0" distL="114300" distR="114300" simplePos="0" relativeHeight="251718144" behindDoc="0" locked="0" layoutInCell="0" allowOverlap="1" wp14:anchorId="2FD4F8FE" wp14:editId="1860E7E4">
                <wp:simplePos x="0" y="0"/>
                <wp:positionH relativeFrom="column">
                  <wp:posOffset>1581150</wp:posOffset>
                </wp:positionH>
                <wp:positionV relativeFrom="paragraph">
                  <wp:posOffset>-1905</wp:posOffset>
                </wp:positionV>
                <wp:extent cx="2167255" cy="486410"/>
                <wp:effectExtent l="0" t="38100" r="4445" b="8890"/>
                <wp:wrapNone/>
                <wp:docPr id="72"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167255" cy="486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41879" id="Line 1074" o:spid="_x0000_s1026" style="position:absolute;flip:x 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5pt" to="295.15pt,3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" o:allowincell="f" strokecolor="red">
                <v:stroke endarrow="block"/>
                <o:lock v:ext="edit" shapetype="f"/>
              </v:line>
            </w:pict>
          </mc:Fallback>
        </mc:AlternateContent>
      </w:r>
      <w:r w:rsidR="004B179B">
        <w:t>--&gt;</w:t>
      </w:r>
    </w:p>
    <w:p w14:paraId="484F5055" w14:textId="77777777" w:rsidR="004B179B" w:rsidRDefault="004B179B">
      <w:pPr>
        <w:pStyle w:val="PlainText"/>
        <w:ind w:left="720"/>
      </w:pPr>
      <w:r>
        <w:t xml:space="preserve">   (&lt;s&gt; ^operator &lt;o&gt; + =)</w:t>
      </w:r>
    </w:p>
    <w:p w14:paraId="25C9A871" w14:textId="77777777" w:rsidR="004B179B" w:rsidRDefault="007B3A13">
      <w:pPr>
        <w:pStyle w:val="PlainText"/>
        <w:ind w:left="720"/>
      </w:pPr>
      <w:r>
        <w:rPr>
          <w:noProof/>
        </w:rPr>
        <mc:AlternateContent>
          <mc:Choice Requires="wps">
            <w:drawing>
              <wp:anchor distT="0" distB="0" distL="114300" distR="114300" simplePos="0" relativeHeight="251717120" behindDoc="0" locked="0" layoutInCell="0" allowOverlap="1" wp14:anchorId="58ACD178" wp14:editId="78ECD8E8">
                <wp:simplePos x="0" y="0"/>
                <wp:positionH relativeFrom="column">
                  <wp:posOffset>3760470</wp:posOffset>
                </wp:positionH>
                <wp:positionV relativeFrom="paragraph">
                  <wp:posOffset>88265</wp:posOffset>
                </wp:positionV>
                <wp:extent cx="2038350" cy="226695"/>
                <wp:effectExtent l="0" t="0" r="6350" b="1905"/>
                <wp:wrapNone/>
                <wp:docPr id="71" name="Text 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8350" cy="226695"/>
                        </a:xfrm>
                        <a:prstGeom prst="rect">
                          <a:avLst/>
                        </a:prstGeom>
                        <a:solidFill>
                          <a:srgbClr val="FFFFFF"/>
                        </a:solidFill>
                        <a:ln w="9525">
                          <a:solidFill>
                            <a:srgbClr val="FF0000"/>
                          </a:solidFill>
                          <a:miter lim="800000"/>
                          <a:headEnd/>
                          <a:tailEnd/>
                        </a:ln>
                      </wps:spPr>
                      <wps:txbx>
                        <w:txbxContent>
                          <w:p w14:paraId="37F32FF8" w14:textId="77777777" w:rsidR="004B179B" w:rsidRDefault="004B179B">
                            <w:pPr>
                              <w:rPr>
                                <w:color w:val="FF0000"/>
                                <w:sz w:val="16"/>
                              </w:rPr>
                            </w:pPr>
                            <w:proofErr w:type="gramStart"/>
                            <w:r>
                              <w:rPr>
                                <w:color w:val="FF0000"/>
                                <w:sz w:val="16"/>
                              </w:rPr>
                              <w:t>{ }</w:t>
                            </w:r>
                            <w:proofErr w:type="gramEnd"/>
                            <w:r>
                              <w:rPr>
                                <w:color w:val="FF0000"/>
                                <w:sz w:val="16"/>
                              </w:rPr>
                              <w:t xml:space="preserve"> surround multiple tests for same value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CD178" id="Text Box 1073" o:spid="_x0000_s1474" type="#_x0000_t202" style="position:absolute;left:0;text-align:left;margin-left:296.1pt;margin-top:6.95pt;width:160.5pt;height:17.8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" o:allowincell="f" strokecolor="red">
                <v:path arrowok="t"/>
                <v:textbox inset="3.6pt,,3.6pt">
                  <w:txbxContent>
                    <w:p w14:paraId="37F32FF8" w14:textId="77777777" w:rsidR="004B179B" w:rsidRDefault="004B179B">
                      <w:pPr>
                        <w:rPr>
                          <w:color w:val="FF0000"/>
                          <w:sz w:val="16"/>
                        </w:rPr>
                      </w:pPr>
                      <w:proofErr w:type="gramStart"/>
                      <w:r>
                        <w:rPr>
                          <w:color w:val="FF0000"/>
                          <w:sz w:val="16"/>
                        </w:rPr>
                        <w:t>{ }</w:t>
                      </w:r>
                      <w:proofErr w:type="gramEnd"/>
                      <w:r>
                        <w:rPr>
                          <w:color w:val="FF0000"/>
                          <w:sz w:val="16"/>
                        </w:rPr>
                        <w:t xml:space="preserve"> surround multiple tests for same value</w:t>
                      </w:r>
                    </w:p>
                  </w:txbxContent>
                </v:textbox>
              </v:shape>
            </w:pict>
          </mc:Fallback>
        </mc:AlternateContent>
      </w:r>
      <w:r w:rsidR="004B179B">
        <w:t xml:space="preserve">   (&lt;o&gt; ^name move</w:t>
      </w:r>
    </w:p>
    <w:p w14:paraId="444FCF8B" w14:textId="77777777" w:rsidR="004B179B" w:rsidRDefault="004B179B">
      <w:pPr>
        <w:pStyle w:val="PlainText"/>
        <w:ind w:left="720"/>
      </w:pPr>
      <w:r>
        <w:t xml:space="preserve">        ^direction &lt;dir&gt;</w:t>
      </w:r>
    </w:p>
    <w:p w14:paraId="44D9CED4" w14:textId="77777777" w:rsidR="004B179B" w:rsidRDefault="004B179B">
      <w:pPr>
        <w:pStyle w:val="PlainText"/>
        <w:ind w:left="720"/>
      </w:pPr>
      <w:r>
        <w:t xml:space="preserve">        ^content &lt;content&gt;)} </w:t>
      </w:r>
    </w:p>
    <w:p w14:paraId="72E071DB" w14:textId="77777777" w:rsidR="004B179B" w:rsidRDefault="004B179B">
      <w:r>
        <w:t xml:space="preserve"> </w:t>
      </w:r>
    </w:p>
    <w:p w14:paraId="277CCC68" w14:textId="77777777" w:rsidR="004B179B" w:rsidRDefault="004B179B">
      <w:r>
        <w:br w:type="page"/>
      </w:r>
    </w:p>
    <w:p w14:paraId="79BA7031" w14:textId="77777777" w:rsidR="004B179B" w:rsidRDefault="004B179B">
      <w:r>
        <w:t xml:space="preserve">Although this rule is adequate, it forces you to list </w:t>
      </w:r>
      <w:proofErr w:type="gramStart"/>
      <w:r>
        <w:t>all of</w:t>
      </w:r>
      <w:proofErr w:type="gramEnd"/>
      <w:r>
        <w:t xml:space="preserve"> the contents except walls. This rule will have to be changed if we ever add other types of food (e.g., superbonusfood). It might be better to write a rule that tests that the content is </w:t>
      </w:r>
      <w:r>
        <w:rPr>
          <w:i/>
        </w:rPr>
        <w:t xml:space="preserve">not equal </w:t>
      </w:r>
      <w:r>
        <w:t>to wall. This can be done in Soar by using “&lt;&gt;”. The not equal test can also be combined with the variable as in propose*move*1a, giving the following rule:</w:t>
      </w:r>
    </w:p>
    <w:p w14:paraId="006F13C5" w14:textId="77777777" w:rsidR="004B179B" w:rsidRDefault="004B179B">
      <w:pPr>
        <w:pStyle w:val="PlainText"/>
        <w:ind w:left="720"/>
      </w:pPr>
      <w:r>
        <w:t>sp {propose*move*</w:t>
      </w:r>
      <w:proofErr w:type="gramStart"/>
      <w:r>
        <w:t>2a</w:t>
      </w:r>
      <w:proofErr w:type="gramEnd"/>
    </w:p>
    <w:p w14:paraId="40562BBB"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44D8837F" w14:textId="77777777" w:rsidR="004B179B" w:rsidRDefault="007B3A13">
      <w:pPr>
        <w:pStyle w:val="PlainText"/>
        <w:ind w:left="720"/>
      </w:pPr>
      <w:r>
        <w:rPr>
          <w:noProof/>
        </w:rPr>
        <mc:AlternateContent>
          <mc:Choice Requires="wps">
            <w:drawing>
              <wp:anchor distT="0" distB="0" distL="114300" distR="114300" simplePos="0" relativeHeight="251721216" behindDoc="0" locked="0" layoutInCell="0" allowOverlap="1" wp14:anchorId="314A4733" wp14:editId="099A403B">
                <wp:simplePos x="0" y="0"/>
                <wp:positionH relativeFrom="column">
                  <wp:posOffset>2533650</wp:posOffset>
                </wp:positionH>
                <wp:positionV relativeFrom="paragraph">
                  <wp:posOffset>119380</wp:posOffset>
                </wp:positionV>
                <wp:extent cx="1237615" cy="524510"/>
                <wp:effectExtent l="12700" t="25400" r="6985" b="8890"/>
                <wp:wrapNone/>
                <wp:docPr id="70"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37615" cy="5245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F52E7" id="Line 1077" o:spid="_x0000_s1026" style="position:absolute;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9.4pt" to="296.95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" o:allowincell="f" strokecolor="red">
                <v:stroke endarrow="block"/>
                <o:lock v:ext="edit" shapetype="f"/>
              </v:line>
            </w:pict>
          </mc:Fallback>
        </mc:AlternateContent>
      </w:r>
      <w:r w:rsidR="004B179B">
        <w:t xml:space="preserve">              </w:t>
      </w:r>
      <w:proofErr w:type="gramStart"/>
      <w:r w:rsidR="004B179B">
        <w:t>{ &lt;</w:t>
      </w:r>
      <w:proofErr w:type="gramEnd"/>
      <w:r w:rsidR="004B179B">
        <w:t>content&gt; &lt;&gt; wall })</w:t>
      </w:r>
    </w:p>
    <w:p w14:paraId="413966EB" w14:textId="77777777" w:rsidR="004B179B" w:rsidRDefault="004B179B">
      <w:pPr>
        <w:pStyle w:val="PlainText"/>
        <w:ind w:left="720"/>
      </w:pPr>
      <w:r>
        <w:t>--&gt;</w:t>
      </w:r>
    </w:p>
    <w:p w14:paraId="522E1FA9" w14:textId="77777777" w:rsidR="004B179B" w:rsidRDefault="004B179B">
      <w:pPr>
        <w:pStyle w:val="PlainText"/>
        <w:ind w:left="720"/>
      </w:pPr>
      <w:r>
        <w:t xml:space="preserve">   (&lt;s&gt; ^operator &lt;o&gt; + =)</w:t>
      </w:r>
    </w:p>
    <w:p w14:paraId="4E816B83" w14:textId="77777777" w:rsidR="004B179B" w:rsidRDefault="007B3A13">
      <w:pPr>
        <w:pStyle w:val="PlainText"/>
        <w:ind w:left="720"/>
      </w:pPr>
      <w:r>
        <w:rPr>
          <w:noProof/>
        </w:rPr>
        <mc:AlternateContent>
          <mc:Choice Requires="wps">
            <w:drawing>
              <wp:anchor distT="0" distB="0" distL="114300" distR="114300" simplePos="0" relativeHeight="251720192" behindDoc="0" locked="0" layoutInCell="0" allowOverlap="1" wp14:anchorId="7D9EBC98" wp14:editId="4DB61704">
                <wp:simplePos x="0" y="0"/>
                <wp:positionH relativeFrom="column">
                  <wp:posOffset>3760470</wp:posOffset>
                </wp:positionH>
                <wp:positionV relativeFrom="paragraph">
                  <wp:posOffset>88265</wp:posOffset>
                </wp:positionV>
                <wp:extent cx="1596390" cy="226695"/>
                <wp:effectExtent l="0" t="0" r="3810" b="1905"/>
                <wp:wrapNone/>
                <wp:docPr id="69" name="Text Box 10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716AE0C1" w14:textId="77777777" w:rsidR="004B179B" w:rsidRDefault="004B179B">
                            <w:pPr>
                              <w:rPr>
                                <w:color w:val="FF0000"/>
                                <w:sz w:val="16"/>
                              </w:rPr>
                            </w:pPr>
                            <w:r>
                              <w:rPr>
                                <w:color w:val="FF0000"/>
                                <w:sz w:val="16"/>
                              </w:rPr>
                              <w:t>Will match any value except wall.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EBC98" id="Text Box 1076" o:spid="_x0000_s1475" type="#_x0000_t202" style="position:absolute;left:0;text-align:left;margin-left:296.1pt;margin-top:6.95pt;width:125.7pt;height:17.8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" o:allowincell="f" strokecolor="red">
                <v:path arrowok="t"/>
                <v:textbox inset="3.6pt,,3.6pt">
                  <w:txbxContent>
                    <w:p w14:paraId="716AE0C1" w14:textId="77777777" w:rsidR="004B179B" w:rsidRDefault="004B179B">
                      <w:pPr>
                        <w:rPr>
                          <w:color w:val="FF0000"/>
                          <w:sz w:val="16"/>
                        </w:rPr>
                      </w:pPr>
                      <w:r>
                        <w:rPr>
                          <w:color w:val="FF0000"/>
                          <w:sz w:val="16"/>
                        </w:rPr>
                        <w:t>Will match any value except wall.</w:t>
                      </w:r>
                    </w:p>
                  </w:txbxContent>
                </v:textbox>
              </v:shape>
            </w:pict>
          </mc:Fallback>
        </mc:AlternateContent>
      </w:r>
      <w:r w:rsidR="004B179B">
        <w:t xml:space="preserve">   (&lt;o&gt; ^name move</w:t>
      </w:r>
    </w:p>
    <w:p w14:paraId="5606679D" w14:textId="77777777" w:rsidR="004B179B" w:rsidRDefault="004B179B">
      <w:pPr>
        <w:pStyle w:val="PlainText"/>
        <w:ind w:left="720"/>
      </w:pPr>
      <w:r>
        <w:t xml:space="preserve">        ^direction &lt;dir&gt;</w:t>
      </w:r>
    </w:p>
    <w:p w14:paraId="4EC1E8DF" w14:textId="77777777" w:rsidR="004B179B" w:rsidRDefault="004B179B">
      <w:pPr>
        <w:pStyle w:val="PlainText"/>
        <w:ind w:left="720"/>
      </w:pPr>
      <w:r>
        <w:t xml:space="preserve">        ^content &lt;content&gt;)} </w:t>
      </w:r>
    </w:p>
    <w:p w14:paraId="000F9001" w14:textId="77777777" w:rsidR="004B179B" w:rsidRDefault="004B179B">
      <w:pPr>
        <w:pStyle w:val="PlainText"/>
        <w:ind w:left="720"/>
      </w:pPr>
    </w:p>
    <w:p w14:paraId="7014136F" w14:textId="77777777" w:rsidR="004B179B" w:rsidRDefault="004B179B">
      <w:r>
        <w:t xml:space="preserve">The “&lt;&gt;” must be placed directly </w:t>
      </w:r>
      <w:r>
        <w:rPr>
          <w:i/>
        </w:rPr>
        <w:t>before</w:t>
      </w:r>
      <w:r>
        <w:t xml:space="preserve"> the value it compares, and in the example above, it is correctly before wall. The rule can also be written with the variable </w:t>
      </w:r>
      <w:r>
        <w:rPr>
          <w:i/>
        </w:rPr>
        <w:t>after</w:t>
      </w:r>
      <w:r>
        <w:t xml:space="preserve"> the test that the content is not equal to wall:</w:t>
      </w:r>
    </w:p>
    <w:p w14:paraId="4D3A7572" w14:textId="77777777" w:rsidR="004B179B" w:rsidRDefault="004B179B">
      <w:pPr>
        <w:pStyle w:val="PlainText"/>
        <w:ind w:left="720"/>
      </w:pPr>
      <w:r>
        <w:t>sp {propose*move*</w:t>
      </w:r>
      <w:proofErr w:type="gramStart"/>
      <w:r>
        <w:t>2a</w:t>
      </w:r>
      <w:proofErr w:type="gramEnd"/>
    </w:p>
    <w:p w14:paraId="56B88216" w14:textId="77777777" w:rsidR="004B179B" w:rsidRDefault="004B179B">
      <w:pPr>
        <w:pStyle w:val="PlainText"/>
        <w:ind w:left="720"/>
      </w:pPr>
      <w:r>
        <w:t xml:space="preserve">   (state &lt;s&gt; ^io.input-link.my-</w:t>
      </w:r>
      <w:proofErr w:type="gramStart"/>
      <w:r>
        <w:t>location.&lt;</w:t>
      </w:r>
      <w:proofErr w:type="gramEnd"/>
      <w:r>
        <w:t xml:space="preserve">dir&gt;.content </w:t>
      </w:r>
    </w:p>
    <w:p w14:paraId="7F636081" w14:textId="77777777" w:rsidR="004B179B" w:rsidRDefault="007B3A13">
      <w:pPr>
        <w:pStyle w:val="PlainText"/>
        <w:ind w:left="720"/>
      </w:pPr>
      <w:r>
        <w:rPr>
          <w:noProof/>
        </w:rPr>
        <mc:AlternateContent>
          <mc:Choice Requires="wps">
            <w:drawing>
              <wp:anchor distT="0" distB="0" distL="114300" distR="114300" simplePos="0" relativeHeight="251862528" behindDoc="0" locked="0" layoutInCell="0" allowOverlap="1" wp14:anchorId="5D9DE1C6" wp14:editId="0CEB434C">
                <wp:simplePos x="0" y="0"/>
                <wp:positionH relativeFrom="column">
                  <wp:posOffset>2314575</wp:posOffset>
                </wp:positionH>
                <wp:positionV relativeFrom="paragraph">
                  <wp:posOffset>128905</wp:posOffset>
                </wp:positionV>
                <wp:extent cx="1456690" cy="514985"/>
                <wp:effectExtent l="0" t="38100" r="3810" b="5715"/>
                <wp:wrapNone/>
                <wp:docPr id="68" name="Line 1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456690" cy="5149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235E6" id="Line 1462" o:spid="_x0000_s1026" style="position:absolute;flip:x y;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10.15pt" to="296.95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" o:allowincell="f" strokecolor="red">
                <v:stroke endarrow="block"/>
                <o:lock v:ext="edit" shapetype="f"/>
              </v:line>
            </w:pict>
          </mc:Fallback>
        </mc:AlternateContent>
      </w:r>
      <w:r w:rsidR="004B179B">
        <w:t xml:space="preserve">              </w:t>
      </w:r>
      <w:proofErr w:type="gramStart"/>
      <w:r w:rsidR="004B179B">
        <w:t>{ &lt;</w:t>
      </w:r>
      <w:proofErr w:type="gramEnd"/>
      <w:r w:rsidR="004B179B">
        <w:t>&gt; wall &lt;content&gt; })</w:t>
      </w:r>
    </w:p>
    <w:p w14:paraId="227A1EE4" w14:textId="77777777" w:rsidR="004B179B" w:rsidRDefault="004B179B">
      <w:pPr>
        <w:pStyle w:val="PlainText"/>
        <w:ind w:left="720"/>
      </w:pPr>
      <w:r>
        <w:t>--&gt;</w:t>
      </w:r>
    </w:p>
    <w:p w14:paraId="41FFC534" w14:textId="77777777" w:rsidR="004B179B" w:rsidRDefault="004B179B">
      <w:pPr>
        <w:pStyle w:val="PlainText"/>
        <w:ind w:left="720"/>
      </w:pPr>
      <w:r>
        <w:t xml:space="preserve">   (&lt;s&gt; ^operator &lt;o&gt; + =)</w:t>
      </w:r>
    </w:p>
    <w:p w14:paraId="0C3D3476" w14:textId="77777777" w:rsidR="004B179B" w:rsidRDefault="007B3A13">
      <w:pPr>
        <w:pStyle w:val="PlainText"/>
        <w:ind w:left="720"/>
      </w:pPr>
      <w:r>
        <w:rPr>
          <w:noProof/>
        </w:rPr>
        <mc:AlternateContent>
          <mc:Choice Requires="wps">
            <w:drawing>
              <wp:anchor distT="0" distB="0" distL="114300" distR="114300" simplePos="0" relativeHeight="251861504" behindDoc="0" locked="0" layoutInCell="0" allowOverlap="1" wp14:anchorId="38817055" wp14:editId="58BF4FC8">
                <wp:simplePos x="0" y="0"/>
                <wp:positionH relativeFrom="column">
                  <wp:posOffset>3760470</wp:posOffset>
                </wp:positionH>
                <wp:positionV relativeFrom="paragraph">
                  <wp:posOffset>88265</wp:posOffset>
                </wp:positionV>
                <wp:extent cx="1958340" cy="226695"/>
                <wp:effectExtent l="0" t="0" r="0" b="1905"/>
                <wp:wrapNone/>
                <wp:docPr id="67" name="Text Box 1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8340" cy="226695"/>
                        </a:xfrm>
                        <a:prstGeom prst="rect">
                          <a:avLst/>
                        </a:prstGeom>
                        <a:solidFill>
                          <a:srgbClr val="FFFFFF"/>
                        </a:solidFill>
                        <a:ln w="9525">
                          <a:solidFill>
                            <a:srgbClr val="FF0000"/>
                          </a:solidFill>
                          <a:miter lim="800000"/>
                          <a:headEnd/>
                          <a:tailEnd/>
                        </a:ln>
                      </wps:spPr>
                      <wps:txbx>
                        <w:txbxContent>
                          <w:p w14:paraId="4210C5F0" w14:textId="77777777" w:rsidR="004B179B" w:rsidRDefault="004B179B">
                            <w:pPr>
                              <w:rPr>
                                <w:color w:val="FF0000"/>
                                <w:sz w:val="16"/>
                              </w:rPr>
                            </w:pPr>
                            <w:r>
                              <w:rPr>
                                <w:color w:val="FF0000"/>
                                <w:sz w:val="16"/>
                              </w:rPr>
                              <w:t xml:space="preserve">The order of tests in </w:t>
                            </w:r>
                            <w:proofErr w:type="gramStart"/>
                            <w:r>
                              <w:rPr>
                                <w:color w:val="FF0000"/>
                                <w:sz w:val="16"/>
                              </w:rPr>
                              <w:t>{ }</w:t>
                            </w:r>
                            <w:proofErr w:type="gramEnd"/>
                            <w:r>
                              <w:rPr>
                                <w:color w:val="FF0000"/>
                                <w:sz w:val="16"/>
                              </w:rPr>
                              <w:t xml:space="preserve"> does not matter.</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17055" id="Text Box 1461" o:spid="_x0000_s1476" type="#_x0000_t202" style="position:absolute;left:0;text-align:left;margin-left:296.1pt;margin-top:6.95pt;width:154.2pt;height:17.8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" o:allowincell="f" strokecolor="red">
                <v:path arrowok="t"/>
                <v:textbox inset="3.6pt,,3.6pt">
                  <w:txbxContent>
                    <w:p w14:paraId="4210C5F0" w14:textId="77777777" w:rsidR="004B179B" w:rsidRDefault="004B179B">
                      <w:pPr>
                        <w:rPr>
                          <w:color w:val="FF0000"/>
                          <w:sz w:val="16"/>
                        </w:rPr>
                      </w:pPr>
                      <w:r>
                        <w:rPr>
                          <w:color w:val="FF0000"/>
                          <w:sz w:val="16"/>
                        </w:rPr>
                        <w:t xml:space="preserve">The order of tests in </w:t>
                      </w:r>
                      <w:proofErr w:type="gramStart"/>
                      <w:r>
                        <w:rPr>
                          <w:color w:val="FF0000"/>
                          <w:sz w:val="16"/>
                        </w:rPr>
                        <w:t>{ }</w:t>
                      </w:r>
                      <w:proofErr w:type="gramEnd"/>
                      <w:r>
                        <w:rPr>
                          <w:color w:val="FF0000"/>
                          <w:sz w:val="16"/>
                        </w:rPr>
                        <w:t xml:space="preserve"> does not matter.</w:t>
                      </w:r>
                    </w:p>
                  </w:txbxContent>
                </v:textbox>
              </v:shape>
            </w:pict>
          </mc:Fallback>
        </mc:AlternateContent>
      </w:r>
      <w:r w:rsidR="004B179B">
        <w:t xml:space="preserve">   (&lt;o&gt; ^name move</w:t>
      </w:r>
    </w:p>
    <w:p w14:paraId="23123ACE" w14:textId="77777777" w:rsidR="004B179B" w:rsidRDefault="004B179B">
      <w:pPr>
        <w:pStyle w:val="PlainText"/>
        <w:ind w:left="720"/>
      </w:pPr>
      <w:r>
        <w:t xml:space="preserve">        ^direction &lt;dir&gt;</w:t>
      </w:r>
    </w:p>
    <w:p w14:paraId="0D66C38F" w14:textId="77777777" w:rsidR="004B179B" w:rsidRDefault="004B179B">
      <w:pPr>
        <w:ind w:left="720"/>
      </w:pPr>
      <w:r>
        <w:rPr>
          <w:rFonts w:ascii="Courier New" w:hAnsi="Courier New"/>
        </w:rPr>
        <w:t xml:space="preserve">        ^content &lt;content&gt;)}</w:t>
      </w:r>
      <w:r>
        <w:tab/>
      </w:r>
    </w:p>
    <w:p w14:paraId="3A690CCE" w14:textId="77777777" w:rsidR="004B179B" w:rsidRDefault="004B179B"/>
    <w:p w14:paraId="6B1D1C17" w14:textId="77777777" w:rsidR="004B179B" w:rsidRDefault="004B179B">
      <w:r>
        <w:t>The not equal test can also be used with variables.  For example, if you want to test that the content of the cells to the north and south of the eater are not equal, you could use the following conditions:</w:t>
      </w:r>
    </w:p>
    <w:p w14:paraId="56CB95B7" w14:textId="77777777" w:rsidR="004B179B" w:rsidRDefault="004B179B">
      <w:pPr>
        <w:pStyle w:val="PlainText"/>
        <w:ind w:left="720"/>
      </w:pPr>
      <w:r>
        <w:t>(state &lt;s&gt; ^io.input-link.my-location &lt;my-loc&gt;)</w:t>
      </w:r>
    </w:p>
    <w:p w14:paraId="5B3B74F5" w14:textId="77777777" w:rsidR="004B179B" w:rsidRDefault="004B179B">
      <w:pPr>
        <w:pStyle w:val="PlainText"/>
        <w:ind w:left="720"/>
      </w:pPr>
      <w:r>
        <w:t>(&lt;my-loc&gt; ^</w:t>
      </w:r>
      <w:proofErr w:type="gramStart"/>
      <w:r>
        <w:t>north.content</w:t>
      </w:r>
      <w:proofErr w:type="gramEnd"/>
      <w:r>
        <w:t xml:space="preserve"> &lt;north&gt;</w:t>
      </w:r>
    </w:p>
    <w:p w14:paraId="1302AEED" w14:textId="77777777" w:rsidR="004B179B" w:rsidRDefault="004B179B">
      <w:pPr>
        <w:pStyle w:val="PlainText"/>
        <w:ind w:left="720"/>
      </w:pPr>
      <w:r>
        <w:t xml:space="preserve">          ^</w:t>
      </w:r>
      <w:proofErr w:type="gramStart"/>
      <w:r>
        <w:t>south.content</w:t>
      </w:r>
      <w:proofErr w:type="gramEnd"/>
      <w:r>
        <w:t xml:space="preserve"> &lt;&gt; &lt;north&gt;)</w:t>
      </w:r>
    </w:p>
    <w:p w14:paraId="68FD7E5B" w14:textId="77777777" w:rsidR="004B179B" w:rsidRDefault="004B179B"/>
    <w:p w14:paraId="5FE5551B" w14:textId="77777777" w:rsidR="004B179B" w:rsidRDefault="004B179B">
      <w:r>
        <w:t>If you wanted to match the contents of both the north and south cells for use in the action, you could use the following conditions:</w:t>
      </w:r>
    </w:p>
    <w:p w14:paraId="7BFEC3CC" w14:textId="77777777" w:rsidR="004B179B" w:rsidRDefault="004B179B">
      <w:pPr>
        <w:pStyle w:val="PlainText"/>
        <w:ind w:left="720"/>
      </w:pPr>
      <w:r>
        <w:t>(state &lt;s&gt; ^io.input-link.my-location &lt;my-loc&gt;)</w:t>
      </w:r>
    </w:p>
    <w:p w14:paraId="77AA64E3" w14:textId="77777777" w:rsidR="004B179B" w:rsidRDefault="004B179B">
      <w:pPr>
        <w:pStyle w:val="PlainText"/>
        <w:ind w:left="720"/>
      </w:pPr>
      <w:r>
        <w:t>(&lt;my-loc&gt; ^</w:t>
      </w:r>
      <w:proofErr w:type="gramStart"/>
      <w:r>
        <w:t>north.content</w:t>
      </w:r>
      <w:proofErr w:type="gramEnd"/>
      <w:r>
        <w:t xml:space="preserve"> &lt;north&gt;</w:t>
      </w:r>
    </w:p>
    <w:p w14:paraId="5EED5B5D" w14:textId="77777777" w:rsidR="004B179B" w:rsidRPr="0002322D" w:rsidRDefault="004B179B">
      <w:pPr>
        <w:rPr>
          <w:rStyle w:val="PlainTextChar"/>
        </w:rPr>
      </w:pPr>
      <w:r w:rsidRPr="0002322D">
        <w:rPr>
          <w:rStyle w:val="PlainTextChar"/>
        </w:rPr>
        <w:t xml:space="preserve">                ^</w:t>
      </w:r>
      <w:proofErr w:type="gramStart"/>
      <w:r w:rsidRPr="0002322D">
        <w:rPr>
          <w:rStyle w:val="PlainTextChar"/>
        </w:rPr>
        <w:t>south.content</w:t>
      </w:r>
      <w:proofErr w:type="gramEnd"/>
      <w:r w:rsidRPr="0002322D">
        <w:rPr>
          <w:rStyle w:val="PlainTextChar"/>
        </w:rPr>
        <w:t xml:space="preserve"> { &lt;south&gt; &lt;&gt; &lt;north&gt; })</w:t>
      </w:r>
    </w:p>
    <w:p w14:paraId="52D6E536" w14:textId="77777777" w:rsidR="004B179B" w:rsidRDefault="004B179B">
      <w:r>
        <w:t xml:space="preserve">Remember, the not equal test, “&lt;&gt;”, must directly precede the symbol or variable it refers to. Soar also has tests for greater than (&gt;), less than (&lt;), greater than or equal to (&gt;=), and less than or equal to (&lt;=). These can be used when matching numbers </w:t>
      </w:r>
      <w:proofErr w:type="gramStart"/>
      <w:r>
        <w:t>and also</w:t>
      </w:r>
      <w:proofErr w:type="gramEnd"/>
      <w:r>
        <w:t xml:space="preserve"> precede the value they refer to.  For example, to test that the eater’s score is greater than 25, the following condition can be used. </w:t>
      </w:r>
    </w:p>
    <w:p w14:paraId="19242E13" w14:textId="77777777" w:rsidR="004B179B" w:rsidRDefault="004B179B" w:rsidP="0002322D">
      <w:pPr>
        <w:pStyle w:val="PlainText"/>
        <w:ind w:left="720"/>
      </w:pPr>
      <w:r>
        <w:t>(state &lt;s&gt; ^</w:t>
      </w:r>
      <w:proofErr w:type="gramStart"/>
      <w:r>
        <w:t>io.input</w:t>
      </w:r>
      <w:proofErr w:type="gramEnd"/>
      <w:r>
        <w:t>-link.eater.score &gt; 25)</w:t>
      </w:r>
    </w:p>
    <w:p w14:paraId="1C084022" w14:textId="77777777" w:rsidR="004B179B" w:rsidRDefault="004B179B"/>
    <w:p w14:paraId="039118CB" w14:textId="77777777" w:rsidR="004B179B" w:rsidRDefault="004B179B"/>
    <w:p w14:paraId="7070DF50" w14:textId="77777777" w:rsidR="004B179B" w:rsidRDefault="004B179B"/>
    <w:p w14:paraId="3533E96A" w14:textId="77777777" w:rsidR="004B179B" w:rsidRDefault="004B179B" w:rsidP="001C6305">
      <w:pPr>
        <w:pStyle w:val="Heading3"/>
        <w:spacing w:before="0"/>
      </w:pPr>
      <w:r>
        <w:br w:type="page"/>
      </w:r>
      <w:r w:rsidR="00A31D0F">
        <w:lastRenderedPageBreak/>
        <w:t>6</w:t>
      </w:r>
      <w:r>
        <w:t>.2 Move Operator Application</w:t>
      </w:r>
    </w:p>
    <w:p w14:paraId="238E49D2" w14:textId="77777777" w:rsidR="004B179B" w:rsidRDefault="004B179B"/>
    <w:p w14:paraId="24B2CD9D" w14:textId="77777777" w:rsidR="004B179B" w:rsidRDefault="004B179B">
      <w:r>
        <w:t>This application rule for the move operator is a copy of the move-to-food operator application. The English and Soar versions are the same except for the name of the operator:</w:t>
      </w:r>
    </w:p>
    <w:p w14:paraId="7A86CF15" w14:textId="77777777" w:rsidR="004B179B" w:rsidRDefault="004B179B">
      <w:pPr>
        <w:pStyle w:val="PlainText"/>
      </w:pPr>
      <w:r>
        <w:t># Apply*move</w:t>
      </w:r>
    </w:p>
    <w:p w14:paraId="20C34AAC" w14:textId="77777777" w:rsidR="004B179B" w:rsidRDefault="004B179B">
      <w:pPr>
        <w:pStyle w:val="PlainText"/>
      </w:pPr>
      <w:r>
        <w:t># If the move operator for a direction is selected,</w:t>
      </w:r>
    </w:p>
    <w:p w14:paraId="7F146D7D" w14:textId="77777777" w:rsidR="004B179B" w:rsidRDefault="004B179B">
      <w:pPr>
        <w:pStyle w:val="PlainText"/>
      </w:pPr>
      <w:r>
        <w:t xml:space="preserve">#    </w:t>
      </w:r>
      <w:proofErr w:type="gramStart"/>
      <w:r>
        <w:t>generate</w:t>
      </w:r>
      <w:proofErr w:type="gramEnd"/>
      <w:r>
        <w:t xml:space="preserve"> an output command to move in that direction.</w:t>
      </w:r>
    </w:p>
    <w:p w14:paraId="4DB95FC7" w14:textId="77777777" w:rsidR="004B179B" w:rsidRDefault="004B179B">
      <w:pPr>
        <w:pStyle w:val="PlainText"/>
      </w:pPr>
    </w:p>
    <w:p w14:paraId="5B9C2970" w14:textId="77777777" w:rsidR="004B179B" w:rsidRDefault="004B179B">
      <w:pPr>
        <w:pStyle w:val="PlainText"/>
        <w:ind w:left="720"/>
      </w:pPr>
      <w:r>
        <w:t>sp {apply*</w:t>
      </w:r>
      <w:proofErr w:type="gramStart"/>
      <w:r>
        <w:t>move</w:t>
      </w:r>
      <w:proofErr w:type="gramEnd"/>
    </w:p>
    <w:p w14:paraId="10EE86DB"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29B838E1" w14:textId="77777777" w:rsidR="004B179B" w:rsidRDefault="004B179B">
      <w:pPr>
        <w:pStyle w:val="PlainText"/>
        <w:ind w:left="720"/>
      </w:pPr>
      <w:r>
        <w:t xml:space="preserve">              ^operator &lt;o&gt;)</w:t>
      </w:r>
    </w:p>
    <w:p w14:paraId="1B6AE7DB" w14:textId="77777777" w:rsidR="004B179B" w:rsidRDefault="004B179B">
      <w:pPr>
        <w:pStyle w:val="PlainText"/>
        <w:ind w:left="720"/>
      </w:pPr>
      <w:r>
        <w:t xml:space="preserve">   (&lt;o&gt; ^name move</w:t>
      </w:r>
    </w:p>
    <w:p w14:paraId="6F4D8769" w14:textId="77777777" w:rsidR="004B179B" w:rsidRDefault="004B179B">
      <w:pPr>
        <w:pStyle w:val="PlainText"/>
        <w:ind w:left="720"/>
      </w:pPr>
      <w:r>
        <w:t xml:space="preserve">        ^direction &lt;dir&gt;)</w:t>
      </w:r>
    </w:p>
    <w:p w14:paraId="0C50B298" w14:textId="77777777" w:rsidR="004B179B" w:rsidRDefault="004B179B">
      <w:pPr>
        <w:pStyle w:val="PlainText"/>
        <w:ind w:left="720"/>
      </w:pPr>
      <w:r>
        <w:t>--&gt;</w:t>
      </w:r>
    </w:p>
    <w:p w14:paraId="0EE036D5" w14:textId="77777777" w:rsidR="004B179B" w:rsidRDefault="004B179B">
      <w:pPr>
        <w:pStyle w:val="PlainText"/>
        <w:ind w:left="720"/>
      </w:pPr>
      <w:r>
        <w:t xml:space="preserve">   (</w:t>
      </w:r>
      <w:r w:rsidR="0002322D">
        <w:t>&lt;out&gt;</w:t>
      </w:r>
      <w:r>
        <w:t xml:space="preserve"> ^</w:t>
      </w:r>
      <w:proofErr w:type="gramStart"/>
      <w:r>
        <w:t>move.direction</w:t>
      </w:r>
      <w:proofErr w:type="gramEnd"/>
      <w:r>
        <w:t xml:space="preserve"> &lt;dir&gt;)}</w:t>
      </w:r>
    </w:p>
    <w:p w14:paraId="4AA4330A" w14:textId="77777777" w:rsidR="004B179B" w:rsidRDefault="004B179B"/>
    <w:p w14:paraId="1846E02D" w14:textId="77777777" w:rsidR="004B179B" w:rsidRDefault="004B179B">
      <w:pPr>
        <w:pStyle w:val="PlainText"/>
      </w:pPr>
      <w:r>
        <w:t># Apply*move*remove-move:</w:t>
      </w:r>
    </w:p>
    <w:p w14:paraId="7212D425" w14:textId="77777777" w:rsidR="004B179B" w:rsidRDefault="004B179B">
      <w:pPr>
        <w:pStyle w:val="PlainText"/>
      </w:pPr>
      <w:r>
        <w:t># If the move operator is selected,</w:t>
      </w:r>
    </w:p>
    <w:p w14:paraId="57617950" w14:textId="77777777" w:rsidR="004B179B" w:rsidRDefault="004B179B">
      <w:pPr>
        <w:pStyle w:val="PlainText"/>
      </w:pPr>
      <w:r>
        <w:t>#    and there is a completed move command on the output link,</w:t>
      </w:r>
    </w:p>
    <w:p w14:paraId="5177E53A" w14:textId="77777777" w:rsidR="004B179B" w:rsidRDefault="004B179B">
      <w:pPr>
        <w:pStyle w:val="PlainText"/>
      </w:pPr>
      <w:r>
        <w:t xml:space="preserve">#    </w:t>
      </w:r>
      <w:proofErr w:type="gramStart"/>
      <w:r>
        <w:t>then</w:t>
      </w:r>
      <w:proofErr w:type="gramEnd"/>
      <w:r>
        <w:t xml:space="preserve"> remove that command.</w:t>
      </w:r>
    </w:p>
    <w:p w14:paraId="7FA1C2E0" w14:textId="77777777" w:rsidR="004B179B" w:rsidRDefault="004B179B">
      <w:r>
        <w:t>.</w:t>
      </w:r>
    </w:p>
    <w:p w14:paraId="7BBDFF49" w14:textId="77777777" w:rsidR="004B179B" w:rsidRDefault="004B179B">
      <w:pPr>
        <w:pStyle w:val="PlainText"/>
        <w:ind w:left="720"/>
      </w:pPr>
      <w:r>
        <w:t>sp {apply*move*remove-</w:t>
      </w:r>
      <w:proofErr w:type="gramStart"/>
      <w:r>
        <w:t>move</w:t>
      </w:r>
      <w:proofErr w:type="gramEnd"/>
    </w:p>
    <w:p w14:paraId="42F793B9"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2EEAF1F5" w14:textId="77777777" w:rsidR="004B179B" w:rsidRDefault="004B179B">
      <w:pPr>
        <w:pStyle w:val="PlainText"/>
        <w:ind w:left="720"/>
      </w:pPr>
      <w:r>
        <w:t xml:space="preserve">              ^operator.name move)</w:t>
      </w:r>
    </w:p>
    <w:p w14:paraId="0650FE01" w14:textId="77777777" w:rsidR="004B179B" w:rsidRDefault="004B179B">
      <w:pPr>
        <w:pStyle w:val="PlainText"/>
        <w:ind w:left="720"/>
      </w:pPr>
      <w:r>
        <w:t xml:space="preserve">   (</w:t>
      </w:r>
      <w:r w:rsidR="0002322D">
        <w:t>&lt;out&gt;</w:t>
      </w:r>
      <w:r>
        <w:t xml:space="preserve"> ^move &lt;direction&gt;)</w:t>
      </w:r>
    </w:p>
    <w:p w14:paraId="6C2D101A" w14:textId="77777777" w:rsidR="004B179B" w:rsidRDefault="004B179B">
      <w:pPr>
        <w:pStyle w:val="PlainText"/>
        <w:ind w:left="720"/>
      </w:pPr>
      <w:r>
        <w:t xml:space="preserve">   (&lt;direction&gt; ^status complete)</w:t>
      </w:r>
    </w:p>
    <w:p w14:paraId="17CFA7F0" w14:textId="77777777" w:rsidR="004B179B" w:rsidRDefault="004B179B">
      <w:pPr>
        <w:pStyle w:val="PlainText"/>
        <w:ind w:left="720"/>
      </w:pPr>
      <w:r>
        <w:t>--&gt;</w:t>
      </w:r>
    </w:p>
    <w:p w14:paraId="146A6AA5" w14:textId="77777777" w:rsidR="004B179B" w:rsidRDefault="004B179B">
      <w:pPr>
        <w:pStyle w:val="PlainText"/>
        <w:ind w:left="720"/>
      </w:pPr>
      <w:r>
        <w:t xml:space="preserve">   (</w:t>
      </w:r>
      <w:r w:rsidR="0002322D">
        <w:t>&lt;out&gt;</w:t>
      </w:r>
      <w:r>
        <w:t xml:space="preserve"> ^move &lt;direction&gt; -)}</w:t>
      </w:r>
    </w:p>
    <w:p w14:paraId="518A0838" w14:textId="77777777" w:rsidR="004B179B" w:rsidRDefault="004B179B"/>
    <w:p w14:paraId="376A22BD" w14:textId="77777777" w:rsidR="004B179B" w:rsidRDefault="004B179B">
      <w:r>
        <w:t>The proposal rule together with these two rules will give you an eater that randomly moves around, avoiding walls. We can greatly improve its behavior by using more preferences.</w:t>
      </w:r>
    </w:p>
    <w:p w14:paraId="7DC370B1" w14:textId="77777777" w:rsidR="004B179B" w:rsidRDefault="004B179B" w:rsidP="001C6305">
      <w:pPr>
        <w:pStyle w:val="Heading3"/>
        <w:spacing w:before="0"/>
      </w:pPr>
      <w:r>
        <w:br w:type="page"/>
      </w:r>
      <w:r w:rsidR="00A31D0F">
        <w:lastRenderedPageBreak/>
        <w:t>6</w:t>
      </w:r>
      <w:r>
        <w:t>.3 Move Operator Selection</w:t>
      </w:r>
    </w:p>
    <w:p w14:paraId="4DC733CE" w14:textId="77777777" w:rsidR="004B179B" w:rsidRDefault="004B179B">
      <w:r>
        <w:t>To improve the performance of the eater, we can add rules that prefer moving to bonusfood over normalfood or an empty cell and prefer moving to normalfood over moving into an empty cell or a cell with another eater. The preference language in Soar is rich enough to support a variety of ways of ordering the choices and we will explore different possibilities in this section.</w:t>
      </w:r>
    </w:p>
    <w:p w14:paraId="6E1B4943" w14:textId="77777777" w:rsidR="004B179B" w:rsidRDefault="004B179B"/>
    <w:p w14:paraId="27D690F8" w14:textId="77777777" w:rsidR="004B179B" w:rsidRDefault="004B179B">
      <w:r>
        <w:t>To get started, you need to create a rule to prefer bonusfood to normalfood or empty or an eater. The condition part of the rule must match against operator proposals, while the action part must prefer the operator that moves to the bonusfood.</w:t>
      </w:r>
      <w:r w:rsidR="00CC6F93">
        <w:t xml:space="preserve"> </w:t>
      </w:r>
      <w:r>
        <w:t>In English this would be:</w:t>
      </w:r>
    </w:p>
    <w:p w14:paraId="6D8436B5" w14:textId="77777777" w:rsidR="00CC6F93" w:rsidRDefault="00CC6F93"/>
    <w:p w14:paraId="0433BBF0" w14:textId="77777777" w:rsidR="004B179B" w:rsidRDefault="004B179B">
      <w:pPr>
        <w:pStyle w:val="PlainText"/>
      </w:pPr>
      <w:r>
        <w:t># Select*move*bonusfood-better-than-normalfood</w:t>
      </w:r>
    </w:p>
    <w:p w14:paraId="4FBD952B" w14:textId="77777777" w:rsidR="004B179B" w:rsidRDefault="004B179B">
      <w:pPr>
        <w:pStyle w:val="PlainText"/>
      </w:pPr>
      <w:r>
        <w:t xml:space="preserve"># If there is a proposed operator to move to a cell with bonusfood and </w:t>
      </w:r>
    </w:p>
    <w:p w14:paraId="37106831" w14:textId="77777777" w:rsidR="004B179B" w:rsidRDefault="004B179B">
      <w:pPr>
        <w:pStyle w:val="PlainText"/>
      </w:pPr>
      <w:r>
        <w:t xml:space="preserve">#    </w:t>
      </w:r>
      <w:proofErr w:type="gramStart"/>
      <w:r>
        <w:t>there</w:t>
      </w:r>
      <w:proofErr w:type="gramEnd"/>
      <w:r>
        <w:t xml:space="preserve"> is a second proposed operator to move to a cell that is empty or</w:t>
      </w:r>
    </w:p>
    <w:p w14:paraId="0B79E3EA" w14:textId="77777777" w:rsidR="004B179B" w:rsidRDefault="004B179B">
      <w:pPr>
        <w:pStyle w:val="PlainText"/>
      </w:pPr>
      <w:r>
        <w:t>#    has normalfood or another eater</w:t>
      </w:r>
    </w:p>
    <w:p w14:paraId="5E293FC1" w14:textId="77777777" w:rsidR="004B179B" w:rsidRDefault="004B179B">
      <w:pPr>
        <w:pStyle w:val="PlainText"/>
      </w:pPr>
      <w:r>
        <w:t xml:space="preserve">#    </w:t>
      </w:r>
      <w:proofErr w:type="gramStart"/>
      <w:r>
        <w:t>prefer</w:t>
      </w:r>
      <w:proofErr w:type="gramEnd"/>
      <w:r>
        <w:t xml:space="preserve"> the first operator.</w:t>
      </w:r>
    </w:p>
    <w:p w14:paraId="6F7FAE58" w14:textId="77777777" w:rsidR="004B179B" w:rsidRDefault="004B179B"/>
    <w:p w14:paraId="10506101" w14:textId="77777777" w:rsidR="004B179B" w:rsidRDefault="004B179B">
      <w:r>
        <w:t xml:space="preserve">The conditions of this operator must match against proposed operators before they have been selected. A proposed operator can be matched by matching the acceptable preference for the operator, which is written in the condition as the </w:t>
      </w:r>
      <w:r>
        <w:rPr>
          <w:rFonts w:ascii="Courier New" w:hAnsi="Courier New"/>
        </w:rPr>
        <w:t>^operator</w:t>
      </w:r>
      <w:r>
        <w:t xml:space="preserve"> augmentation of the state, with a value for the operator identifier, followed by a plus sign, “+”. </w:t>
      </w:r>
    </w:p>
    <w:p w14:paraId="76A62094" w14:textId="77777777" w:rsidR="00CC6F93" w:rsidRDefault="00CC6F93" w:rsidP="00CC6F93">
      <w:pPr>
        <w:ind w:left="720"/>
        <w:rPr>
          <w:rFonts w:ascii="Courier New" w:hAnsi="Courier New"/>
        </w:rPr>
      </w:pPr>
      <w:r>
        <w:rPr>
          <w:rFonts w:ascii="Courier New" w:hAnsi="Courier New"/>
        </w:rPr>
        <w:t>(state &lt;s&gt; ^operator &lt;o</w:t>
      </w:r>
      <w:r w:rsidR="004B179B">
        <w:rPr>
          <w:rFonts w:ascii="Courier New" w:hAnsi="Courier New"/>
        </w:rPr>
        <w:t>&gt; +)</w:t>
      </w:r>
    </w:p>
    <w:p w14:paraId="5E3CB6F7" w14:textId="77777777" w:rsidR="00CC6F93" w:rsidRDefault="00CC6F93"/>
    <w:p w14:paraId="5A43FC78" w14:textId="77777777" w:rsidR="004B179B" w:rsidRDefault="004B179B">
      <w:r>
        <w:t xml:space="preserve">Acceptable preferences are the only preferences that are added to working memory. </w:t>
      </w:r>
      <w:proofErr w:type="gramStart"/>
      <w:r>
        <w:t>All of</w:t>
      </w:r>
      <w:proofErr w:type="gramEnd"/>
      <w:r>
        <w:t xml:space="preserve"> the other preferences (better, best, worse, worst, and reject) are not added to working memory. They are held in preference memory and persist as long as the rule instantiations that created them still match. They are not in working memory because there is little advantage to having them available for other rules to match against, whereas the acceptable preferences must be in working memory because they define what operators are candidates for selection.</w:t>
      </w:r>
    </w:p>
    <w:p w14:paraId="7D396028" w14:textId="77777777" w:rsidR="004B179B" w:rsidRDefault="004B179B"/>
    <w:p w14:paraId="1D2AD332" w14:textId="77777777" w:rsidR="004B179B" w:rsidRDefault="004B179B">
      <w:r>
        <w:t xml:space="preserve">An operator can be preferred by creating a </w:t>
      </w:r>
      <w:r>
        <w:rPr>
          <w:i/>
        </w:rPr>
        <w:t>better</w:t>
      </w:r>
      <w:r>
        <w:t xml:space="preserve"> than preference and the decision procedure will use that preference in determining which operator to select – it will never select an operator if it is worse than another candidate operator, unless that candidate is rejected. In addition to the better preference, there is a </w:t>
      </w:r>
      <w:r>
        <w:rPr>
          <w:i/>
        </w:rPr>
        <w:t>worse</w:t>
      </w:r>
      <w:r>
        <w:t xml:space="preserve"> preference that is exactly the opposite. In an action, the better preference is the greater than sign: “&gt;”. It is used in the same place as an acceptable or indifferent preference, except that a variable that matched the identifier of the better operator is put before the greater than sign, and the variable that matched the identifier of the worse operator is put after the greater than sign. Therefore, the Soar rule is as follows:</w:t>
      </w:r>
    </w:p>
    <w:p w14:paraId="0EF4F7F7" w14:textId="77777777" w:rsidR="004B179B" w:rsidRDefault="004B179B">
      <w:pPr>
        <w:pStyle w:val="PlainText"/>
        <w:ind w:left="720"/>
      </w:pPr>
      <w:r>
        <w:t>sp {select*move*bonusfood-better-than-normalfood-empty-eater</w:t>
      </w:r>
    </w:p>
    <w:p w14:paraId="66D96731" w14:textId="77777777" w:rsidR="004B179B" w:rsidRDefault="007B3A13">
      <w:pPr>
        <w:pStyle w:val="PlainText"/>
        <w:ind w:left="720"/>
      </w:pPr>
      <w:r>
        <w:rPr>
          <w:noProof/>
        </w:rPr>
        <mc:AlternateContent>
          <mc:Choice Requires="wps">
            <w:drawing>
              <wp:anchor distT="0" distB="0" distL="114300" distR="114300" simplePos="0" relativeHeight="251722240" behindDoc="0" locked="0" layoutInCell="1" allowOverlap="1" wp14:anchorId="3E64A2DE" wp14:editId="35C8F81D">
                <wp:simplePos x="0" y="0"/>
                <wp:positionH relativeFrom="column">
                  <wp:posOffset>3785870</wp:posOffset>
                </wp:positionH>
                <wp:positionV relativeFrom="paragraph">
                  <wp:posOffset>38100</wp:posOffset>
                </wp:positionV>
                <wp:extent cx="1596390" cy="226695"/>
                <wp:effectExtent l="0" t="0" r="3810" b="1905"/>
                <wp:wrapNone/>
                <wp:docPr id="66" name="Text 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76689857" w14:textId="77777777" w:rsidR="004B179B" w:rsidRDefault="004B179B">
                            <w:pPr>
                              <w:rPr>
                                <w:color w:val="FF0000"/>
                                <w:sz w:val="16"/>
                              </w:rPr>
                            </w:pPr>
                            <w:r>
                              <w:rPr>
                                <w:color w:val="FF0000"/>
                                <w:sz w:val="16"/>
                              </w:rPr>
                              <w:t xml:space="preserve">+ signifies acceptable </w:t>
                            </w:r>
                            <w:proofErr w:type="gramStart"/>
                            <w:r>
                              <w:rPr>
                                <w:color w:val="FF0000"/>
                                <w:sz w:val="16"/>
                              </w:rPr>
                              <w:t>preference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4A2DE" id="Text Box 1078" o:spid="_x0000_s1477" type="#_x0000_t202" style="position:absolute;left:0;text-align:left;margin-left:298.1pt;margin-top:3pt;width:125.7pt;height:1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" strokecolor="red">
                <v:path arrowok="t"/>
                <v:textbox inset="3.6pt,,3.6pt">
                  <w:txbxContent>
                    <w:p w14:paraId="76689857" w14:textId="77777777" w:rsidR="004B179B" w:rsidRDefault="004B179B">
                      <w:pPr>
                        <w:rPr>
                          <w:color w:val="FF0000"/>
                          <w:sz w:val="16"/>
                        </w:rPr>
                      </w:pPr>
                      <w:r>
                        <w:rPr>
                          <w:color w:val="FF0000"/>
                          <w:sz w:val="16"/>
                        </w:rPr>
                        <w:t xml:space="preserve">+ signifies acceptable </w:t>
                      </w:r>
                      <w:proofErr w:type="gramStart"/>
                      <w:r>
                        <w:rPr>
                          <w:color w:val="FF0000"/>
                          <w:sz w:val="16"/>
                        </w:rPr>
                        <w:t>preference</w:t>
                      </w:r>
                      <w:proofErr w:type="gramEnd"/>
                    </w:p>
                  </w:txbxContent>
                </v:textbox>
              </v:shape>
            </w:pict>
          </mc:Fallback>
        </mc:AlternateContent>
      </w:r>
      <w:r>
        <w:rPr>
          <w:noProof/>
        </w:rPr>
        <mc:AlternateContent>
          <mc:Choice Requires="wps">
            <w:drawing>
              <wp:anchor distT="0" distB="0" distL="114300" distR="114300" simplePos="0" relativeHeight="251723264" behindDoc="0" locked="0" layoutInCell="0" allowOverlap="1" wp14:anchorId="79E345BA" wp14:editId="1EF6DE91">
                <wp:simplePos x="0" y="0"/>
                <wp:positionH relativeFrom="column">
                  <wp:posOffset>2750820</wp:posOffset>
                </wp:positionH>
                <wp:positionV relativeFrom="paragraph">
                  <wp:posOffset>62230</wp:posOffset>
                </wp:positionV>
                <wp:extent cx="1028700" cy="91440"/>
                <wp:effectExtent l="0" t="50800" r="0" b="10160"/>
                <wp:wrapNone/>
                <wp:docPr id="65"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28700" cy="914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4779F" id="Line 1079" o:spid="_x0000_s1026" style="position:absolute;flip:x 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6pt,4.9pt" to="297.6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" o:allowincell="f" strokecolor="red">
                <v:stroke endarrow="block"/>
                <o:lock v:ext="edit" shapetype="f"/>
              </v:line>
            </w:pict>
          </mc:Fallback>
        </mc:AlternateContent>
      </w:r>
      <w:r w:rsidR="004B179B">
        <w:t xml:space="preserve">   (state &lt;s&gt; ^operator &lt;o1&gt; +</w:t>
      </w:r>
    </w:p>
    <w:p w14:paraId="3D589FF0" w14:textId="77777777" w:rsidR="004B179B" w:rsidRDefault="004B179B">
      <w:pPr>
        <w:pStyle w:val="PlainText"/>
        <w:ind w:left="720"/>
      </w:pPr>
      <w:r>
        <w:t xml:space="preserve">              ^operator &lt;o2&gt; +)</w:t>
      </w:r>
    </w:p>
    <w:p w14:paraId="0BFC8B90" w14:textId="77777777" w:rsidR="004B179B" w:rsidRDefault="007B3A13">
      <w:pPr>
        <w:pStyle w:val="PlainText"/>
        <w:ind w:left="720"/>
      </w:pPr>
      <w:r>
        <w:rPr>
          <w:noProof/>
        </w:rPr>
        <mc:AlternateContent>
          <mc:Choice Requires="wps">
            <w:drawing>
              <wp:anchor distT="0" distB="0" distL="114300" distR="114300" simplePos="0" relativeHeight="251725312" behindDoc="0" locked="0" layoutInCell="0" allowOverlap="1" wp14:anchorId="7FC52D06" wp14:editId="4A5D42E7">
                <wp:simplePos x="0" y="0"/>
                <wp:positionH relativeFrom="column">
                  <wp:posOffset>2788920</wp:posOffset>
                </wp:positionH>
                <wp:positionV relativeFrom="paragraph">
                  <wp:posOffset>-134620</wp:posOffset>
                </wp:positionV>
                <wp:extent cx="990600" cy="53340"/>
                <wp:effectExtent l="12700" t="25400" r="0" b="60960"/>
                <wp:wrapNone/>
                <wp:docPr id="64" name="Lin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90600" cy="533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31971" id="Line 1081"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10.6pt" to="297.6pt,-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" o:allowincell="f" strokecolor="red">
                <v:stroke endarrow="block"/>
                <o:lock v:ext="edit" shapetype="f"/>
              </v:line>
            </w:pict>
          </mc:Fallback>
        </mc:AlternateContent>
      </w:r>
      <w:r w:rsidR="004B179B">
        <w:t xml:space="preserve">   (&lt;o1&gt; ^name move </w:t>
      </w:r>
    </w:p>
    <w:p w14:paraId="7282D0D3" w14:textId="77777777" w:rsidR="004B179B" w:rsidRDefault="004B179B">
      <w:pPr>
        <w:pStyle w:val="PlainText"/>
        <w:ind w:left="720"/>
      </w:pPr>
      <w:r>
        <w:t xml:space="preserve">         ^content bonusfood)</w:t>
      </w:r>
    </w:p>
    <w:p w14:paraId="1F9233BA" w14:textId="77777777" w:rsidR="004B179B" w:rsidRDefault="004B179B">
      <w:pPr>
        <w:pStyle w:val="PlainText"/>
        <w:ind w:left="720"/>
      </w:pPr>
      <w:r>
        <w:t xml:space="preserve">   (&lt;o2&gt; ^name move </w:t>
      </w:r>
    </w:p>
    <w:p w14:paraId="46D730D3" w14:textId="77777777" w:rsidR="004B179B" w:rsidRDefault="004B179B">
      <w:pPr>
        <w:pStyle w:val="PlainText"/>
        <w:ind w:left="720"/>
      </w:pPr>
      <w:r>
        <w:t xml:space="preserve">         ^content &lt;&lt; normalfood empty eater &gt;&gt;)</w:t>
      </w:r>
    </w:p>
    <w:p w14:paraId="4878E8B7" w14:textId="77777777" w:rsidR="004B179B" w:rsidRDefault="007B3A13">
      <w:pPr>
        <w:pStyle w:val="PlainText"/>
        <w:ind w:left="720"/>
      </w:pPr>
      <w:r>
        <w:rPr>
          <w:noProof/>
        </w:rPr>
        <mc:AlternateContent>
          <mc:Choice Requires="wps">
            <w:drawing>
              <wp:anchor distT="0" distB="0" distL="114300" distR="114300" simplePos="0" relativeHeight="251726336" behindDoc="0" locked="0" layoutInCell="0" allowOverlap="1" wp14:anchorId="76DC7E31" wp14:editId="03E21BAF">
                <wp:simplePos x="0" y="0"/>
                <wp:positionH relativeFrom="column">
                  <wp:posOffset>2306955</wp:posOffset>
                </wp:positionH>
                <wp:positionV relativeFrom="paragraph">
                  <wp:posOffset>120015</wp:posOffset>
                </wp:positionV>
                <wp:extent cx="1487805" cy="70485"/>
                <wp:effectExtent l="12700" t="0" r="0" b="56515"/>
                <wp:wrapNone/>
                <wp:docPr id="63"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87805" cy="7048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934C2" id="Line 1082" o:spid="_x0000_s1026" style="position:absolute;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9.45pt" to="298.8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24288" behindDoc="0" locked="0" layoutInCell="1" allowOverlap="1" wp14:anchorId="144CC20C" wp14:editId="5FBD060C">
                <wp:simplePos x="0" y="0"/>
                <wp:positionH relativeFrom="column">
                  <wp:posOffset>3796030</wp:posOffset>
                </wp:positionH>
                <wp:positionV relativeFrom="paragraph">
                  <wp:posOffset>10795</wp:posOffset>
                </wp:positionV>
                <wp:extent cx="1596390" cy="226695"/>
                <wp:effectExtent l="0" t="0" r="3810" b="1905"/>
                <wp:wrapNone/>
                <wp:docPr id="62"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69DB4D88" w14:textId="77777777" w:rsidR="004B179B" w:rsidRDefault="004B179B">
                            <w:pPr>
                              <w:rPr>
                                <w:color w:val="FF0000"/>
                                <w:sz w:val="16"/>
                              </w:rPr>
                            </w:pPr>
                            <w:r>
                              <w:rPr>
                                <w:color w:val="FF0000"/>
                                <w:sz w:val="16"/>
                              </w:rPr>
                              <w:t xml:space="preserve">&gt; signifies the better </w:t>
                            </w:r>
                            <w:proofErr w:type="gramStart"/>
                            <w:r>
                              <w:rPr>
                                <w:color w:val="FF0000"/>
                                <w:sz w:val="16"/>
                              </w:rPr>
                              <w:t>preference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CC20C" id="Text Box 1080" o:spid="_x0000_s1478" type="#_x0000_t202" style="position:absolute;left:0;text-align:left;margin-left:298.9pt;margin-top:.85pt;width:125.7pt;height:17.8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" strokecolor="red">
                <v:path arrowok="t"/>
                <v:textbox inset="3.6pt,,3.6pt">
                  <w:txbxContent>
                    <w:p w14:paraId="69DB4D88" w14:textId="77777777" w:rsidR="004B179B" w:rsidRDefault="004B179B">
                      <w:pPr>
                        <w:rPr>
                          <w:color w:val="FF0000"/>
                          <w:sz w:val="16"/>
                        </w:rPr>
                      </w:pPr>
                      <w:r>
                        <w:rPr>
                          <w:color w:val="FF0000"/>
                          <w:sz w:val="16"/>
                        </w:rPr>
                        <w:t xml:space="preserve">&gt; signifies the better </w:t>
                      </w:r>
                      <w:proofErr w:type="gramStart"/>
                      <w:r>
                        <w:rPr>
                          <w:color w:val="FF0000"/>
                          <w:sz w:val="16"/>
                        </w:rPr>
                        <w:t>preference</w:t>
                      </w:r>
                      <w:proofErr w:type="gramEnd"/>
                    </w:p>
                  </w:txbxContent>
                </v:textbox>
              </v:shape>
            </w:pict>
          </mc:Fallback>
        </mc:AlternateContent>
      </w:r>
      <w:r w:rsidR="004B179B">
        <w:t>--&gt;</w:t>
      </w:r>
    </w:p>
    <w:p w14:paraId="61849B0E" w14:textId="77777777" w:rsidR="004B179B" w:rsidRDefault="004B179B">
      <w:pPr>
        <w:pStyle w:val="PlainText"/>
        <w:ind w:left="720"/>
      </w:pPr>
      <w:r>
        <w:t xml:space="preserve">   (&lt;s&gt; ^operator &lt;o1&gt; &gt; &lt;o2&gt;)}</w:t>
      </w:r>
    </w:p>
    <w:p w14:paraId="373D5B7A" w14:textId="77777777" w:rsidR="00CC6F93" w:rsidRDefault="00CC6F93">
      <w:r>
        <w:t xml:space="preserve">This rule will match two different proposed operators (operators with acceptable preferences), </w:t>
      </w:r>
      <w:r w:rsidRPr="00CC6F93">
        <w:rPr>
          <w:rFonts w:ascii="Courier New" w:hAnsi="Courier New"/>
        </w:rPr>
        <w:t>&lt;o1&gt;</w:t>
      </w:r>
      <w:r>
        <w:t xml:space="preserve"> and </w:t>
      </w:r>
      <w:r w:rsidRPr="00CC6F93">
        <w:rPr>
          <w:rFonts w:ascii="Courier New" w:hAnsi="Courier New"/>
        </w:rPr>
        <w:t>&lt;o2&gt;</w:t>
      </w:r>
      <w:r>
        <w:t xml:space="preserve">.  Both have name </w:t>
      </w:r>
      <w:r w:rsidRPr="00CC6F93">
        <w:rPr>
          <w:rFonts w:ascii="Courier New" w:hAnsi="Courier New"/>
        </w:rPr>
        <w:t>move</w:t>
      </w:r>
      <w:r>
        <w:t>, while one matches operators that move to bonusfood while the other will match operators that move to normalfood, empty squares, or squares with another eater.</w:t>
      </w:r>
    </w:p>
    <w:p w14:paraId="47EB26AB" w14:textId="77777777" w:rsidR="00CC6F93" w:rsidRDefault="00CC6F93"/>
    <w:p w14:paraId="233755AD" w14:textId="77777777" w:rsidR="004B179B" w:rsidRDefault="004B179B">
      <w:r>
        <w:t xml:space="preserve">If there are adjacent cells with both bonusfood and normalfood, this rule will fire right after propose*move creates acceptable preferences, but during the same proposal phase so that it will influence the next operator selection. It will fire multiple times if there are multiple cells with bonusfood or normalfood. After these preferences are created, the decision procedure will gather them up to </w:t>
      </w:r>
      <w:proofErr w:type="gramStart"/>
      <w:r>
        <w:t>make a decision</w:t>
      </w:r>
      <w:proofErr w:type="gramEnd"/>
      <w:r>
        <w:t xml:space="preserve">. </w:t>
      </w:r>
    </w:p>
    <w:p w14:paraId="1CDE8260" w14:textId="77777777" w:rsidR="004B179B" w:rsidRDefault="004B179B">
      <w:r>
        <w:br w:type="page"/>
      </w:r>
      <w:r>
        <w:lastRenderedPageBreak/>
        <w:t xml:space="preserve">You can use </w:t>
      </w:r>
      <w:proofErr w:type="gramStart"/>
      <w:r>
        <w:t>exactly the same</w:t>
      </w:r>
      <w:proofErr w:type="gramEnd"/>
      <w:r>
        <w:t xml:space="preserve"> approach to prefer moving to cells with normalfood over moving to empty cells or cells with eaters. Soar provides an alternative with the </w:t>
      </w:r>
      <w:r>
        <w:rPr>
          <w:i/>
        </w:rPr>
        <w:t>worst</w:t>
      </w:r>
      <w:r>
        <w:t xml:space="preserve"> preference, which means don’t select the operator unless there are no other choices. In this case, you can create worse preferences for operators that move the eater into an empty cell or a cell with another eater. With these additional preferences, operators that move into cells with bonusfood or normalfood will always be selected if they exist, and otherwise the eater will randomly select between moving into an empty cell or into a cell with another eater. The new selection rule can be written in English as:</w:t>
      </w:r>
    </w:p>
    <w:p w14:paraId="1F3C5D04" w14:textId="77777777" w:rsidR="004B179B" w:rsidRDefault="004B179B">
      <w:pPr>
        <w:pStyle w:val="PlainText"/>
      </w:pPr>
      <w:r>
        <w:t># Select*move*avoid-empty-eater</w:t>
      </w:r>
    </w:p>
    <w:p w14:paraId="69C92882" w14:textId="77777777" w:rsidR="004B179B" w:rsidRDefault="004B179B">
      <w:pPr>
        <w:pStyle w:val="PlainText"/>
      </w:pPr>
      <w:r>
        <w:t xml:space="preserve"># If there is a proposed operator to move to an empty cell or a cell with </w:t>
      </w:r>
    </w:p>
    <w:p w14:paraId="6523FD0F" w14:textId="77777777" w:rsidR="004B179B" w:rsidRDefault="004B179B">
      <w:pPr>
        <w:pStyle w:val="PlainText"/>
      </w:pPr>
      <w:r>
        <w:t xml:space="preserve">#    </w:t>
      </w:r>
      <w:proofErr w:type="gramStart"/>
      <w:r>
        <w:t>another</w:t>
      </w:r>
      <w:proofErr w:type="gramEnd"/>
      <w:r>
        <w:t xml:space="preserve"> eater,  </w:t>
      </w:r>
    </w:p>
    <w:p w14:paraId="30B00FA0" w14:textId="77777777" w:rsidR="004B179B" w:rsidRDefault="004B179B">
      <w:pPr>
        <w:pStyle w:val="PlainText"/>
      </w:pPr>
      <w:r>
        <w:t xml:space="preserve">#    </w:t>
      </w:r>
      <w:proofErr w:type="gramStart"/>
      <w:r>
        <w:t>then</w:t>
      </w:r>
      <w:proofErr w:type="gramEnd"/>
      <w:r>
        <w:t xml:space="preserve"> avoid that operator.</w:t>
      </w:r>
    </w:p>
    <w:p w14:paraId="6D544B88" w14:textId="77777777" w:rsidR="004B179B" w:rsidRDefault="004B179B">
      <w:pPr>
        <w:pStyle w:val="PlainText"/>
      </w:pPr>
    </w:p>
    <w:p w14:paraId="55E29B83" w14:textId="77777777" w:rsidR="004B179B" w:rsidRDefault="004B179B">
      <w:r>
        <w:t xml:space="preserve">Here we use the word avoid </w:t>
      </w:r>
      <w:proofErr w:type="gramStart"/>
      <w:r>
        <w:t>to mean</w:t>
      </w:r>
      <w:proofErr w:type="gramEnd"/>
      <w:r>
        <w:t xml:space="preserve"> that the operator will only be selected if there is nothing worse. A worst preference is written as a less than sign: “&lt;”. This is </w:t>
      </w:r>
      <w:proofErr w:type="gramStart"/>
      <w:r w:rsidR="00515FD7">
        <w:t>similar to</w:t>
      </w:r>
      <w:proofErr w:type="gramEnd"/>
      <w:r>
        <w:t xml:space="preserve"> a worse preference, except that there is no second variable that the first variable is compared to. </w:t>
      </w:r>
    </w:p>
    <w:p w14:paraId="7174DB36" w14:textId="77777777" w:rsidR="004B179B" w:rsidRDefault="004B179B">
      <w:pPr>
        <w:pStyle w:val="PlainText"/>
        <w:ind w:left="720"/>
      </w:pPr>
      <w:r>
        <w:t>sp {select*move*avoid-empty-</w:t>
      </w:r>
      <w:proofErr w:type="gramStart"/>
      <w:r>
        <w:t>eater</w:t>
      </w:r>
      <w:proofErr w:type="gramEnd"/>
    </w:p>
    <w:p w14:paraId="2B0A92AA" w14:textId="77777777" w:rsidR="004B179B" w:rsidRDefault="007B3A13">
      <w:pPr>
        <w:pStyle w:val="PlainText"/>
        <w:ind w:left="720"/>
      </w:pPr>
      <w:r>
        <w:rPr>
          <w:noProof/>
        </w:rPr>
        <mc:AlternateContent>
          <mc:Choice Requires="wps">
            <w:drawing>
              <wp:anchor distT="0" distB="0" distL="114300" distR="114300" simplePos="0" relativeHeight="251728384" behindDoc="0" locked="0" layoutInCell="0" allowOverlap="1" wp14:anchorId="719DE355" wp14:editId="51272013">
                <wp:simplePos x="0" y="0"/>
                <wp:positionH relativeFrom="column">
                  <wp:posOffset>2769870</wp:posOffset>
                </wp:positionH>
                <wp:positionV relativeFrom="paragraph">
                  <wp:posOffset>71755</wp:posOffset>
                </wp:positionV>
                <wp:extent cx="1000125" cy="81915"/>
                <wp:effectExtent l="0" t="50800" r="3175" b="6985"/>
                <wp:wrapNone/>
                <wp:docPr id="61"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00125" cy="8191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ECBC" id="Line 1084" o:spid="_x0000_s1026" style="position:absolute;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1pt,5.65pt" to="296.85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27360" behindDoc="0" locked="0" layoutInCell="0" allowOverlap="1" wp14:anchorId="65065DD4" wp14:editId="404A818E">
                <wp:simplePos x="0" y="0"/>
                <wp:positionH relativeFrom="column">
                  <wp:posOffset>3775710</wp:posOffset>
                </wp:positionH>
                <wp:positionV relativeFrom="paragraph">
                  <wp:posOffset>38100</wp:posOffset>
                </wp:positionV>
                <wp:extent cx="1596390" cy="226695"/>
                <wp:effectExtent l="0" t="0" r="3810" b="1905"/>
                <wp:wrapNone/>
                <wp:docPr id="60"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611D9694" w14:textId="77777777" w:rsidR="004B179B" w:rsidRDefault="004B179B">
                            <w:pPr>
                              <w:rPr>
                                <w:color w:val="FF0000"/>
                                <w:sz w:val="16"/>
                              </w:rPr>
                            </w:pPr>
                            <w:r>
                              <w:rPr>
                                <w:color w:val="FF0000"/>
                                <w:sz w:val="16"/>
                              </w:rPr>
                              <w:t xml:space="preserve">+ signifies acceptable </w:t>
                            </w:r>
                            <w:proofErr w:type="gramStart"/>
                            <w:r>
                              <w:rPr>
                                <w:color w:val="FF0000"/>
                                <w:sz w:val="16"/>
                              </w:rPr>
                              <w:t>preference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65DD4" id="Text Box 1083" o:spid="_x0000_s1479" type="#_x0000_t202" style="position:absolute;left:0;text-align:left;margin-left:297.3pt;margin-top:3pt;width:125.7pt;height:17.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" o:allowincell="f" strokecolor="red">
                <v:path arrowok="t"/>
                <v:textbox inset="3.6pt,,3.6pt">
                  <w:txbxContent>
                    <w:p w14:paraId="611D9694" w14:textId="77777777" w:rsidR="004B179B" w:rsidRDefault="004B179B">
                      <w:pPr>
                        <w:rPr>
                          <w:color w:val="FF0000"/>
                          <w:sz w:val="16"/>
                        </w:rPr>
                      </w:pPr>
                      <w:r>
                        <w:rPr>
                          <w:color w:val="FF0000"/>
                          <w:sz w:val="16"/>
                        </w:rPr>
                        <w:t xml:space="preserve">+ signifies acceptable </w:t>
                      </w:r>
                      <w:proofErr w:type="gramStart"/>
                      <w:r>
                        <w:rPr>
                          <w:color w:val="FF0000"/>
                          <w:sz w:val="16"/>
                        </w:rPr>
                        <w:t>preference</w:t>
                      </w:r>
                      <w:proofErr w:type="gramEnd"/>
                    </w:p>
                  </w:txbxContent>
                </v:textbox>
              </v:shape>
            </w:pict>
          </mc:Fallback>
        </mc:AlternateContent>
      </w:r>
      <w:r w:rsidR="00BF3B79">
        <w:t xml:space="preserve">   (state &lt;s&gt; ^operator &lt;o</w:t>
      </w:r>
      <w:r w:rsidR="004B179B">
        <w:t>&gt; +)</w:t>
      </w:r>
    </w:p>
    <w:p w14:paraId="4FA95AC0" w14:textId="77777777" w:rsidR="004B179B" w:rsidRDefault="00BF3B79">
      <w:pPr>
        <w:pStyle w:val="PlainText"/>
        <w:ind w:left="720"/>
      </w:pPr>
      <w:r>
        <w:t xml:space="preserve">   (&lt;o</w:t>
      </w:r>
      <w:r w:rsidR="004B179B">
        <w:t xml:space="preserve">&gt; ^name move </w:t>
      </w:r>
    </w:p>
    <w:p w14:paraId="2F0B4D2B" w14:textId="77777777" w:rsidR="004B179B" w:rsidRDefault="004B179B">
      <w:pPr>
        <w:pStyle w:val="PlainText"/>
        <w:ind w:left="720"/>
      </w:pPr>
      <w:r>
        <w:t xml:space="preserve">         ^content &lt;&lt; empty eater &gt;&gt;)</w:t>
      </w:r>
    </w:p>
    <w:p w14:paraId="5F9C4728" w14:textId="77777777" w:rsidR="004B179B" w:rsidRDefault="007B3A13">
      <w:pPr>
        <w:pStyle w:val="PlainText"/>
        <w:ind w:left="720"/>
      </w:pPr>
      <w:r>
        <w:rPr>
          <w:noProof/>
        </w:rPr>
        <mc:AlternateContent>
          <mc:Choice Requires="wps">
            <w:drawing>
              <wp:anchor distT="0" distB="0" distL="114300" distR="114300" simplePos="0" relativeHeight="251730432" behindDoc="0" locked="0" layoutInCell="0" allowOverlap="1" wp14:anchorId="055901E0" wp14:editId="42A9A752">
                <wp:simplePos x="0" y="0"/>
                <wp:positionH relativeFrom="column">
                  <wp:posOffset>2305050</wp:posOffset>
                </wp:positionH>
                <wp:positionV relativeFrom="paragraph">
                  <wp:posOffset>133350</wp:posOffset>
                </wp:positionV>
                <wp:extent cx="1474470" cy="72390"/>
                <wp:effectExtent l="12700" t="0" r="0" b="54610"/>
                <wp:wrapNone/>
                <wp:docPr id="59" name="Lin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74470" cy="7239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47E48" id="Line 1086"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pt,10.5pt" to="297.6pt,1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" o:allowincell="f" strokecolor="red">
                <v:stroke endarrow="block"/>
                <o:lock v:ext="edit" shapetype="f"/>
              </v:line>
            </w:pict>
          </mc:Fallback>
        </mc:AlternateContent>
      </w:r>
      <w:r>
        <w:rPr>
          <w:noProof/>
        </w:rPr>
        <mc:AlternateContent>
          <mc:Choice Requires="wps">
            <w:drawing>
              <wp:anchor distT="0" distB="0" distL="114300" distR="114300" simplePos="0" relativeHeight="251729408" behindDoc="0" locked="0" layoutInCell="0" allowOverlap="1" wp14:anchorId="0184D06E" wp14:editId="5F3CC50E">
                <wp:simplePos x="0" y="0"/>
                <wp:positionH relativeFrom="column">
                  <wp:posOffset>3783330</wp:posOffset>
                </wp:positionH>
                <wp:positionV relativeFrom="paragraph">
                  <wp:posOffset>24765</wp:posOffset>
                </wp:positionV>
                <wp:extent cx="1596390" cy="226695"/>
                <wp:effectExtent l="0" t="0" r="3810" b="1905"/>
                <wp:wrapNone/>
                <wp:docPr id="58" name="Text 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2CA6B40F" w14:textId="77777777" w:rsidR="004B179B" w:rsidRDefault="004B179B">
                            <w:pPr>
                              <w:rPr>
                                <w:color w:val="FF0000"/>
                                <w:sz w:val="16"/>
                              </w:rPr>
                            </w:pPr>
                            <w:r>
                              <w:rPr>
                                <w:color w:val="FF0000"/>
                                <w:sz w:val="16"/>
                              </w:rPr>
                              <w:t xml:space="preserve">&lt; signifies the worst </w:t>
                            </w:r>
                            <w:proofErr w:type="gramStart"/>
                            <w:r>
                              <w:rPr>
                                <w:color w:val="FF0000"/>
                                <w:sz w:val="16"/>
                              </w:rPr>
                              <w:t>preference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4D06E" id="Text Box 1085" o:spid="_x0000_s1480" type="#_x0000_t202" style="position:absolute;left:0;text-align:left;margin-left:297.9pt;margin-top:1.95pt;width:125.7pt;height:17.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" o:allowincell="f" strokecolor="red">
                <v:path arrowok="t"/>
                <v:textbox inset="3.6pt,,3.6pt">
                  <w:txbxContent>
                    <w:p w14:paraId="2CA6B40F" w14:textId="77777777" w:rsidR="004B179B" w:rsidRDefault="004B179B">
                      <w:pPr>
                        <w:rPr>
                          <w:color w:val="FF0000"/>
                          <w:sz w:val="16"/>
                        </w:rPr>
                      </w:pPr>
                      <w:r>
                        <w:rPr>
                          <w:color w:val="FF0000"/>
                          <w:sz w:val="16"/>
                        </w:rPr>
                        <w:t xml:space="preserve">&lt; signifies the worst </w:t>
                      </w:r>
                      <w:proofErr w:type="gramStart"/>
                      <w:r>
                        <w:rPr>
                          <w:color w:val="FF0000"/>
                          <w:sz w:val="16"/>
                        </w:rPr>
                        <w:t>preference</w:t>
                      </w:r>
                      <w:proofErr w:type="gramEnd"/>
                    </w:p>
                  </w:txbxContent>
                </v:textbox>
              </v:shape>
            </w:pict>
          </mc:Fallback>
        </mc:AlternateContent>
      </w:r>
      <w:r w:rsidR="004B179B">
        <w:t>--&gt;</w:t>
      </w:r>
    </w:p>
    <w:p w14:paraId="0962AFE3" w14:textId="77777777" w:rsidR="004B179B" w:rsidRDefault="00BF3B79">
      <w:pPr>
        <w:pStyle w:val="PlainText"/>
        <w:ind w:left="720"/>
      </w:pPr>
      <w:r>
        <w:t xml:space="preserve">   (&lt;s&gt; ^operator &lt;o</w:t>
      </w:r>
      <w:r w:rsidR="004B179B">
        <w:t>&gt; &lt;)}</w:t>
      </w:r>
    </w:p>
    <w:p w14:paraId="2A024F96" w14:textId="77777777" w:rsidR="004B179B" w:rsidRDefault="004B179B"/>
    <w:p w14:paraId="35B40935" w14:textId="77777777" w:rsidR="004B179B" w:rsidRDefault="004B179B">
      <w:r>
        <w:t xml:space="preserve">Just as there is a worst preference, there is also a </w:t>
      </w:r>
      <w:r>
        <w:rPr>
          <w:i/>
        </w:rPr>
        <w:t xml:space="preserve">best </w:t>
      </w:r>
      <w:r>
        <w:t xml:space="preserve">preference. The best preference means that an operator should be selected </w:t>
      </w:r>
      <w:proofErr w:type="gramStart"/>
      <w:r>
        <w:t>as long as</w:t>
      </w:r>
      <w:proofErr w:type="gramEnd"/>
      <w:r>
        <w:t xml:space="preserve"> there is no other operator better than it (or it is not worse than another operator is). </w:t>
      </w:r>
      <w:proofErr w:type="gramStart"/>
      <w:r>
        <w:t>Thus</w:t>
      </w:r>
      <w:proofErr w:type="gramEnd"/>
      <w:r>
        <w:t xml:space="preserve"> the meaning of best is a bit odd in that better preferences are more important than the best preferences and an operator with a best preference will not be selected if another operator is better than it. </w:t>
      </w:r>
    </w:p>
    <w:p w14:paraId="56D1F651" w14:textId="77777777" w:rsidR="004B179B" w:rsidRDefault="004B179B"/>
    <w:p w14:paraId="4FE366E1" w14:textId="77777777" w:rsidR="004B179B" w:rsidRDefault="004B179B">
      <w:r>
        <w:t xml:space="preserve">You could have used a best preference for a move into a cell with normalfood instead of using the worst preference. The move to normalfood would then be selected over a move to an empty cell or a cell with an eater. Select*move*bonusfood-better-than-normalfood-empty-eater will ensure that bonusfood is preferred to normalfood. </w:t>
      </w:r>
    </w:p>
    <w:p w14:paraId="61EE9D54" w14:textId="77777777" w:rsidR="004B179B" w:rsidRDefault="004B179B"/>
    <w:p w14:paraId="1A168652" w14:textId="77777777" w:rsidR="004B179B" w:rsidRDefault="004B179B">
      <w:pPr>
        <w:pStyle w:val="PlainText"/>
      </w:pPr>
      <w:r>
        <w:t># Select*move*prefer-normalfood</w:t>
      </w:r>
    </w:p>
    <w:p w14:paraId="6D2BB35B" w14:textId="77777777" w:rsidR="004B179B" w:rsidRDefault="004B179B">
      <w:pPr>
        <w:pStyle w:val="PlainText"/>
      </w:pPr>
      <w:r>
        <w:t xml:space="preserve"># If there is a proposed operator to move to a cell with normalfood,  </w:t>
      </w:r>
    </w:p>
    <w:p w14:paraId="408C9368" w14:textId="77777777" w:rsidR="004B179B" w:rsidRDefault="004B179B">
      <w:pPr>
        <w:pStyle w:val="PlainText"/>
      </w:pPr>
      <w:r>
        <w:t xml:space="preserve">#   </w:t>
      </w:r>
      <w:proofErr w:type="gramStart"/>
      <w:r>
        <w:t>prefer</w:t>
      </w:r>
      <w:proofErr w:type="gramEnd"/>
      <w:r>
        <w:t xml:space="preserve"> that operator. </w:t>
      </w:r>
    </w:p>
    <w:p w14:paraId="6BFFE574" w14:textId="77777777" w:rsidR="004B179B" w:rsidRDefault="004B179B">
      <w:pPr>
        <w:pStyle w:val="PlainText"/>
        <w:ind w:left="720"/>
      </w:pPr>
      <w:r>
        <w:t>sp {select*move*</w:t>
      </w:r>
      <w:r w:rsidR="009524B5">
        <w:t>prefer-</w:t>
      </w:r>
      <w:proofErr w:type="gramStart"/>
      <w:r w:rsidR="009524B5">
        <w:t>normalfood</w:t>
      </w:r>
      <w:proofErr w:type="gramEnd"/>
    </w:p>
    <w:p w14:paraId="531289D4" w14:textId="77777777" w:rsidR="004B179B" w:rsidRDefault="009524B5">
      <w:pPr>
        <w:pStyle w:val="PlainText"/>
        <w:ind w:left="720"/>
      </w:pPr>
      <w:r>
        <w:t xml:space="preserve">   (state &lt;s&gt; ^operator &lt;o</w:t>
      </w:r>
      <w:r w:rsidR="004B179B">
        <w:t>&gt; +)</w:t>
      </w:r>
    </w:p>
    <w:p w14:paraId="093E5912" w14:textId="77777777" w:rsidR="004B179B" w:rsidRDefault="009524B5">
      <w:pPr>
        <w:pStyle w:val="PlainText"/>
        <w:ind w:left="720"/>
      </w:pPr>
      <w:r>
        <w:t xml:space="preserve">   (&lt;o</w:t>
      </w:r>
      <w:r w:rsidR="004B179B">
        <w:t xml:space="preserve">&gt; ^name move </w:t>
      </w:r>
    </w:p>
    <w:p w14:paraId="37EBACDB" w14:textId="77777777" w:rsidR="004B179B" w:rsidRDefault="004B179B">
      <w:pPr>
        <w:pStyle w:val="PlainText"/>
        <w:ind w:left="720"/>
      </w:pPr>
      <w:r>
        <w:t xml:space="preserve">         ^content normalfood)</w:t>
      </w:r>
    </w:p>
    <w:p w14:paraId="67531291" w14:textId="77777777" w:rsidR="004B179B" w:rsidRDefault="007B3A13">
      <w:pPr>
        <w:pStyle w:val="PlainText"/>
        <w:ind w:left="720"/>
      </w:pPr>
      <w:r>
        <w:rPr>
          <w:noProof/>
        </w:rPr>
        <mc:AlternateContent>
          <mc:Choice Requires="wps">
            <w:drawing>
              <wp:anchor distT="0" distB="0" distL="114300" distR="114300" simplePos="0" relativeHeight="251844096" behindDoc="0" locked="0" layoutInCell="0" allowOverlap="1" wp14:anchorId="396093A9" wp14:editId="490D9D13">
                <wp:simplePos x="0" y="0"/>
                <wp:positionH relativeFrom="column">
                  <wp:posOffset>2324100</wp:posOffset>
                </wp:positionH>
                <wp:positionV relativeFrom="paragraph">
                  <wp:posOffset>133350</wp:posOffset>
                </wp:positionV>
                <wp:extent cx="1455420" cy="53340"/>
                <wp:effectExtent l="12700" t="25400" r="5080" b="60960"/>
                <wp:wrapNone/>
                <wp:docPr id="57"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55420" cy="533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15BF6" id="Line 1269" o:spid="_x0000_s1026" style="position:absolute;flip:x;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0.5pt" to="297.6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" o:allowincell="f" strokecolor="red">
                <v:stroke endarrow="block"/>
                <o:lock v:ext="edit" shapetype="f"/>
              </v:line>
            </w:pict>
          </mc:Fallback>
        </mc:AlternateContent>
      </w:r>
      <w:r>
        <w:rPr>
          <w:noProof/>
        </w:rPr>
        <mc:AlternateContent>
          <mc:Choice Requires="wps">
            <w:drawing>
              <wp:anchor distT="0" distB="0" distL="114300" distR="114300" simplePos="0" relativeHeight="251843072" behindDoc="0" locked="0" layoutInCell="0" allowOverlap="1" wp14:anchorId="2A4FC436" wp14:editId="51270B15">
                <wp:simplePos x="0" y="0"/>
                <wp:positionH relativeFrom="column">
                  <wp:posOffset>3783330</wp:posOffset>
                </wp:positionH>
                <wp:positionV relativeFrom="paragraph">
                  <wp:posOffset>24765</wp:posOffset>
                </wp:positionV>
                <wp:extent cx="1596390" cy="226695"/>
                <wp:effectExtent l="0" t="0" r="3810" b="1905"/>
                <wp:wrapNone/>
                <wp:docPr id="56"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226695"/>
                        </a:xfrm>
                        <a:prstGeom prst="rect">
                          <a:avLst/>
                        </a:prstGeom>
                        <a:solidFill>
                          <a:srgbClr val="FFFFFF"/>
                        </a:solidFill>
                        <a:ln w="9525">
                          <a:solidFill>
                            <a:srgbClr val="FF0000"/>
                          </a:solidFill>
                          <a:miter lim="800000"/>
                          <a:headEnd/>
                          <a:tailEnd/>
                        </a:ln>
                      </wps:spPr>
                      <wps:txbx>
                        <w:txbxContent>
                          <w:p w14:paraId="18A18D9F" w14:textId="77777777" w:rsidR="004B179B" w:rsidRDefault="004B179B">
                            <w:pPr>
                              <w:rPr>
                                <w:color w:val="FF0000"/>
                                <w:sz w:val="16"/>
                              </w:rPr>
                            </w:pPr>
                            <w:r>
                              <w:rPr>
                                <w:color w:val="FF0000"/>
                                <w:sz w:val="16"/>
                              </w:rPr>
                              <w:t xml:space="preserve">&gt; signifies the best </w:t>
                            </w:r>
                            <w:proofErr w:type="gramStart"/>
                            <w:r>
                              <w:rPr>
                                <w:color w:val="FF0000"/>
                                <w:sz w:val="16"/>
                              </w:rPr>
                              <w:t>preference</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FC436" id="Text Box 1268" o:spid="_x0000_s1481" type="#_x0000_t202" style="position:absolute;left:0;text-align:left;margin-left:297.9pt;margin-top:1.95pt;width:125.7pt;height:17.8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" o:allowincell="f" strokecolor="red">
                <v:path arrowok="t"/>
                <v:textbox inset="3.6pt,,3.6pt">
                  <w:txbxContent>
                    <w:p w14:paraId="18A18D9F" w14:textId="77777777" w:rsidR="004B179B" w:rsidRDefault="004B179B">
                      <w:pPr>
                        <w:rPr>
                          <w:color w:val="FF0000"/>
                          <w:sz w:val="16"/>
                        </w:rPr>
                      </w:pPr>
                      <w:r>
                        <w:rPr>
                          <w:color w:val="FF0000"/>
                          <w:sz w:val="16"/>
                        </w:rPr>
                        <w:t xml:space="preserve">&gt; signifies the best </w:t>
                      </w:r>
                      <w:proofErr w:type="gramStart"/>
                      <w:r>
                        <w:rPr>
                          <w:color w:val="FF0000"/>
                          <w:sz w:val="16"/>
                        </w:rPr>
                        <w:t>preference</w:t>
                      </w:r>
                      <w:proofErr w:type="gramEnd"/>
                    </w:p>
                  </w:txbxContent>
                </v:textbox>
              </v:shape>
            </w:pict>
          </mc:Fallback>
        </mc:AlternateContent>
      </w:r>
      <w:r w:rsidR="004B179B">
        <w:t>--&gt;</w:t>
      </w:r>
    </w:p>
    <w:p w14:paraId="78FC29AD" w14:textId="77777777" w:rsidR="004B179B" w:rsidRDefault="004B179B">
      <w:pPr>
        <w:pStyle w:val="PlainText"/>
        <w:ind w:left="720"/>
      </w:pPr>
      <w:r>
        <w:t xml:space="preserve">   (&lt;s</w:t>
      </w:r>
      <w:r w:rsidR="009524B5">
        <w:t>&gt; ^operator &lt;o</w:t>
      </w:r>
      <w:r>
        <w:t>&gt; &gt;)}</w:t>
      </w:r>
    </w:p>
    <w:p w14:paraId="7CD7CC5A" w14:textId="77777777" w:rsidR="004B179B" w:rsidRDefault="004B179B" w:rsidP="001C6305">
      <w:pPr>
        <w:pStyle w:val="Heading3"/>
        <w:spacing w:before="0"/>
      </w:pPr>
      <w:r>
        <w:br w:type="page"/>
      </w:r>
      <w:r w:rsidR="00A31D0F">
        <w:lastRenderedPageBreak/>
        <w:t>6</w:t>
      </w:r>
      <w:r>
        <w:t>.4 Summary of Preferences</w:t>
      </w:r>
    </w:p>
    <w:p w14:paraId="7DC7984B" w14:textId="77777777" w:rsidR="004B179B" w:rsidRDefault="004B179B">
      <w:r>
        <w:t xml:space="preserve">This section summarizes the meaning of the preferences presented earlier. There are two additional preferences (require and prohibit) that are only rarely used and are not covered in this </w:t>
      </w:r>
      <w:proofErr w:type="gramStart"/>
      <w:r>
        <w:t>tutorial, but</w:t>
      </w:r>
      <w:proofErr w:type="gramEnd"/>
      <w:r>
        <w:t xml:space="preserve"> are described in the Soar 8 Manual. The preferences can be thought of as a sequence of filters, processed in the following order.</w:t>
      </w:r>
    </w:p>
    <w:p w14:paraId="6D2A8255" w14:textId="77777777" w:rsidR="004B179B" w:rsidRDefault="004B179B">
      <w:pPr>
        <w:numPr>
          <w:ilvl w:val="0"/>
          <w:numId w:val="11"/>
        </w:numPr>
      </w:pPr>
      <w:r>
        <w:rPr>
          <w:b/>
        </w:rPr>
        <w:t>Acceptable (+)</w:t>
      </w:r>
      <w:r>
        <w:t xml:space="preserve"> An acceptable preference states that a value is a candidate for selection. Only values with an acceptable preference have the potential of being selected. If there is only one value with an acceptable preference, that value will be selected if it does not also have a reject preference.</w:t>
      </w:r>
    </w:p>
    <w:p w14:paraId="12D6F848" w14:textId="77777777" w:rsidR="004B179B" w:rsidRDefault="004B179B"/>
    <w:p w14:paraId="5BFFB04E" w14:textId="77777777" w:rsidR="004B179B" w:rsidRDefault="004B179B">
      <w:pPr>
        <w:numPr>
          <w:ilvl w:val="0"/>
          <w:numId w:val="11"/>
        </w:numPr>
      </w:pPr>
      <w:r>
        <w:rPr>
          <w:b/>
        </w:rPr>
        <w:t>Reject (-)</w:t>
      </w:r>
      <w:r>
        <w:t xml:space="preserve"> A reject preference states that the value is not a candidate for selection. A value will not be selected if it has a reject preference.</w:t>
      </w:r>
    </w:p>
    <w:p w14:paraId="7B1B8B7B" w14:textId="77777777" w:rsidR="004B179B" w:rsidRDefault="004B179B"/>
    <w:p w14:paraId="6AC2E425" w14:textId="77777777" w:rsidR="004B179B" w:rsidRDefault="004B179B">
      <w:pPr>
        <w:numPr>
          <w:ilvl w:val="0"/>
          <w:numId w:val="11"/>
        </w:numPr>
      </w:pPr>
      <w:r>
        <w:rPr>
          <w:b/>
        </w:rPr>
        <w:t>Better (&gt;), Worse (&lt;)</w:t>
      </w:r>
      <w:r>
        <w:t xml:space="preserve"> These preferences state that a value should not be selected if the better value is a candidate. If the better value does not have an acceptable preference, or is rejected, the better/worse preference is ignored. Otherwise, the worse value is removed from consideration. Better and worse are simple inverses of each other, so that A better than B is equivalent to B worse than A.</w:t>
      </w:r>
    </w:p>
    <w:p w14:paraId="51B74006" w14:textId="77777777" w:rsidR="004B179B" w:rsidRDefault="004B179B"/>
    <w:p w14:paraId="7E20052F" w14:textId="77777777" w:rsidR="004B179B" w:rsidRDefault="004B179B">
      <w:pPr>
        <w:numPr>
          <w:ilvl w:val="0"/>
          <w:numId w:val="11"/>
        </w:numPr>
      </w:pPr>
      <w:r>
        <w:rPr>
          <w:b/>
        </w:rPr>
        <w:t>Best (&gt;)</w:t>
      </w:r>
      <w:r>
        <w:t xml:space="preserve"> A best preference states that the value should be selected if it is not rejected, or if there is no other value better than it. If a value is best (and not rejected, or worse than another), it will be selected over any other value that is not also best. If two values are best, then the remaining preferences (worst, indifferent) will be examined to determine the selection. If a value (that is not rejected) is better than a best value, the better value will be selected. (This result is counter-</w:t>
      </w:r>
      <w:proofErr w:type="gramStart"/>
      <w:r>
        <w:t>intuitive, but</w:t>
      </w:r>
      <w:proofErr w:type="gramEnd"/>
      <w:r>
        <w:t xml:space="preserve"> allows explicit knowledge about the relative worth of two values to dominate knowledge of only a single value.)</w:t>
      </w:r>
    </w:p>
    <w:p w14:paraId="2D73E891" w14:textId="77777777" w:rsidR="004B179B" w:rsidRDefault="004B179B"/>
    <w:p w14:paraId="52ADCC54" w14:textId="77777777" w:rsidR="004B179B" w:rsidRDefault="004B179B">
      <w:pPr>
        <w:numPr>
          <w:ilvl w:val="0"/>
          <w:numId w:val="11"/>
        </w:numPr>
      </w:pPr>
      <w:r>
        <w:rPr>
          <w:b/>
        </w:rPr>
        <w:t>Worst (&lt;)</w:t>
      </w:r>
      <w:r>
        <w:t xml:space="preserve"> A worst preference states that the value should be selected only if there are no alternatives. A worst will only be considered if the above preferences have not filtered the choices to a single choice. In this case, any value with a worst preference will be discarded, unless </w:t>
      </w:r>
      <w:proofErr w:type="gramStart"/>
      <w:r>
        <w:t>all of</w:t>
      </w:r>
      <w:proofErr w:type="gramEnd"/>
      <w:r>
        <w:t xml:space="preserve"> the values have worst preferences.</w:t>
      </w:r>
    </w:p>
    <w:p w14:paraId="7084A18F" w14:textId="77777777" w:rsidR="004B179B" w:rsidRDefault="004B179B"/>
    <w:p w14:paraId="2B36CC22" w14:textId="77777777" w:rsidR="0002322D" w:rsidRDefault="004B179B" w:rsidP="0002322D">
      <w:pPr>
        <w:numPr>
          <w:ilvl w:val="0"/>
          <w:numId w:val="11"/>
        </w:numPr>
      </w:pPr>
      <w:r>
        <w:rPr>
          <w:b/>
        </w:rPr>
        <w:t>Indifferent (=)</w:t>
      </w:r>
      <w:r>
        <w:t xml:space="preserve"> An indifferent preference states that there is positive knowledge that it does not matter which value is selected. This may be a binary preference, to say that two values are mutually indifferent, or a unary preference, to say that a single value is as good or as bad a choice as other expected alternatives. Indifferent preferences are used to signal that it does not matter which operator is selected, which results in a random selection is made from among the alternatives.</w:t>
      </w:r>
      <w:r w:rsidR="0002322D">
        <w:t xml:space="preserve"> </w:t>
      </w:r>
    </w:p>
    <w:p w14:paraId="7041FE74" w14:textId="77777777" w:rsidR="004B179B" w:rsidRDefault="004B179B"/>
    <w:p w14:paraId="2ECB9AA2" w14:textId="77777777" w:rsidR="004B179B" w:rsidRDefault="004B179B"/>
    <w:p w14:paraId="53F8014E" w14:textId="77777777" w:rsidR="004B179B" w:rsidRDefault="004B179B"/>
    <w:p w14:paraId="6C56FFF9" w14:textId="77777777" w:rsidR="004B179B" w:rsidRDefault="004B179B" w:rsidP="001C6305">
      <w:pPr>
        <w:pStyle w:val="Heading3"/>
        <w:spacing w:before="0"/>
      </w:pPr>
      <w:r>
        <w:br w:type="page"/>
      </w:r>
      <w:r w:rsidR="00A31D0F">
        <w:lastRenderedPageBreak/>
        <w:t>6</w:t>
      </w:r>
      <w:r>
        <w:t>.5 Example Run</w:t>
      </w:r>
    </w:p>
    <w:p w14:paraId="60A6F036" w14:textId="77777777" w:rsidR="004B179B" w:rsidRDefault="004B179B">
      <w:r>
        <w:t>The following trace shows how Soar fires and retracts many rules in parallel, with operator proposals following selections.</w:t>
      </w:r>
    </w:p>
    <w:p w14:paraId="7F5A3216" w14:textId="77777777" w:rsidR="004B179B" w:rsidRDefault="004B179B">
      <w:pPr>
        <w:pStyle w:val="Header"/>
        <w:tabs>
          <w:tab w:val="clear" w:pos="4320"/>
          <w:tab w:val="clear" w:pos="8640"/>
        </w:tabs>
      </w:pPr>
    </w:p>
    <w:p w14:paraId="42407A77" w14:textId="77777777" w:rsidR="00F14BEB" w:rsidRDefault="007B3A13">
      <w:pPr>
        <w:pStyle w:val="Header"/>
        <w:tabs>
          <w:tab w:val="clear" w:pos="4320"/>
          <w:tab w:val="clear" w:pos="8640"/>
        </w:tabs>
      </w:pPr>
      <w:r>
        <w:rPr>
          <w:noProof/>
        </w:rPr>
        <w:drawing>
          <wp:inline distT="0" distB="0" distL="0" distR="0" wp14:anchorId="61E0F8B2" wp14:editId="0EB1BD3A">
            <wp:extent cx="6039485" cy="575183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5">
                      <a:extLst>
                        <a:ext uri="{28A0092B-C50C-407E-A947-70E740481C1C}">
                          <a14:useLocalDpi xmlns:a14="http://schemas.microsoft.com/office/drawing/2010/main" val="0"/>
                        </a:ext>
                      </a:extLst>
                    </a:blip>
                    <a:srcRect r="35928" b="13126"/>
                    <a:stretch>
                      <a:fillRect/>
                    </a:stretch>
                  </pic:blipFill>
                  <pic:spPr bwMode="auto">
                    <a:xfrm>
                      <a:off x="0" y="0"/>
                      <a:ext cx="6039485" cy="5751830"/>
                    </a:xfrm>
                    <a:prstGeom prst="rect">
                      <a:avLst/>
                    </a:prstGeom>
                    <a:noFill/>
                    <a:ln>
                      <a:noFill/>
                    </a:ln>
                  </pic:spPr>
                </pic:pic>
              </a:graphicData>
            </a:graphic>
          </wp:inline>
        </w:drawing>
      </w:r>
    </w:p>
    <w:p w14:paraId="3EA70677" w14:textId="77777777" w:rsidR="004B179B" w:rsidRPr="000720AD" w:rsidRDefault="004B179B" w:rsidP="001C6305">
      <w:pPr>
        <w:pStyle w:val="Heading1"/>
        <w:spacing w:before="0"/>
        <w:rPr>
          <w:rStyle w:val="TitleChar"/>
        </w:rPr>
      </w:pPr>
      <w:r>
        <w:br w:type="page"/>
      </w:r>
      <w:r w:rsidR="00A31D0F" w:rsidRPr="000720AD">
        <w:rPr>
          <w:rStyle w:val="TitleChar"/>
        </w:rPr>
        <w:lastRenderedPageBreak/>
        <w:t>7</w:t>
      </w:r>
      <w:r w:rsidRPr="000720AD">
        <w:rPr>
          <w:rStyle w:val="TitleChar"/>
        </w:rPr>
        <w:t>. Advanced Move Operator</w:t>
      </w:r>
    </w:p>
    <w:p w14:paraId="28AFD7E7" w14:textId="77777777" w:rsidR="004B179B" w:rsidRDefault="004B179B"/>
    <w:p w14:paraId="7CFA7622" w14:textId="77777777" w:rsidR="004B179B" w:rsidRDefault="004B179B">
      <w:r>
        <w:t xml:space="preserve">The eater you created in the last section will greedily consume food and never get stuck. However, its behavior doesn’t always appear to be very intelligent, especially if it is surrounded by empty cells. The specific problem addressed in this section is that the eater will sometimes move randomly back and forth when it is surrounded by empty cells. That is clearly wasted effort and the eater should at least move to a cell different from the one it just came from.  There are other approaches to improving the eater, such as having it test for food two spaces away, but the point of this section is to avoid moving back to the same cell, which will give you experience with creating persistent structures in working memory. </w:t>
      </w:r>
    </w:p>
    <w:p w14:paraId="2F92DF8D" w14:textId="77777777" w:rsidR="004B179B" w:rsidRDefault="004B179B"/>
    <w:p w14:paraId="3096FEF6" w14:textId="77777777" w:rsidR="004B179B" w:rsidRDefault="004B179B">
      <w:proofErr w:type="gramStart"/>
      <w:r>
        <w:t>In order for</w:t>
      </w:r>
      <w:proofErr w:type="gramEnd"/>
      <w:r>
        <w:t xml:space="preserve"> the eater to avoid moving back to the cell it just came from, the eater must remember which direction it moved to get to the current cell. That information is available as an augmentation of the move operator while the eater is moving, but it disappears, along with the operator, once the move is completed. What is needed is a persistent augmentation of the state that records the direction of the last operator. This direction can then be used to avoid moving in the opposite direction. You will need to change the operator proposal to avoid moving back to the prior cell and the operator application to record the direction of the prior cell. A further change is needed to initialize some data structures in working memory that will make it easy to determine the opposite of each direction, which is needed to avoid moving back to the last cell. </w:t>
      </w:r>
    </w:p>
    <w:p w14:paraId="2BBFFBEF" w14:textId="77777777" w:rsidR="004B179B" w:rsidRDefault="004B179B"/>
    <w:p w14:paraId="7F30CE1F" w14:textId="77777777" w:rsidR="004B179B" w:rsidRDefault="004B179B">
      <w:r>
        <w:t>In this section we start with the initialization rules, and then cover the operator application rules and operator proposals.</w:t>
      </w:r>
    </w:p>
    <w:p w14:paraId="0E607459" w14:textId="77777777" w:rsidR="004B179B" w:rsidRDefault="00A31D0F">
      <w:pPr>
        <w:pStyle w:val="Heading3"/>
      </w:pPr>
      <w:r>
        <w:t>7</w:t>
      </w:r>
      <w:r w:rsidR="004B179B">
        <w:t>.1 Initialization: Opposite Directions</w:t>
      </w:r>
    </w:p>
    <w:p w14:paraId="255C4231" w14:textId="77777777" w:rsidR="004B179B" w:rsidRDefault="004B179B"/>
    <w:p w14:paraId="5F640CB1" w14:textId="77777777" w:rsidR="00797F88" w:rsidRDefault="004B179B" w:rsidP="00797F88">
      <w:r>
        <w:t>The rules that you will write for operator application and selection need to determine the opposite of the direction the eater moved last, because that is the direction that needs to be avoided. The easiest way to do this is to create a structure in working memory that contains each direction, and each direction has an attribute that is its opposite direction. This structure can be on the state and the following rule creates one possible structure that encodes this information:</w:t>
      </w:r>
    </w:p>
    <w:p w14:paraId="1C47D9AA" w14:textId="77777777" w:rsidR="004B179B" w:rsidRPr="00797F88" w:rsidRDefault="00797F88" w:rsidP="00797F88">
      <w:pPr>
        <w:rPr>
          <w:rStyle w:val="PlainTextChar"/>
        </w:rPr>
      </w:pPr>
      <w:r>
        <w:t xml:space="preserve">             </w:t>
      </w:r>
      <w:r w:rsidR="007B3A13">
        <w:rPr>
          <w:noProof/>
        </w:rPr>
        <mc:AlternateContent>
          <mc:Choice Requires="wps">
            <w:drawing>
              <wp:anchor distT="0" distB="0" distL="114300" distR="114300" simplePos="0" relativeHeight="251734528" behindDoc="0" locked="0" layoutInCell="0" allowOverlap="1" wp14:anchorId="53B51783" wp14:editId="6553D454">
                <wp:simplePos x="0" y="0"/>
                <wp:positionH relativeFrom="column">
                  <wp:posOffset>4057650</wp:posOffset>
                </wp:positionH>
                <wp:positionV relativeFrom="paragraph">
                  <wp:posOffset>49530</wp:posOffset>
                </wp:positionV>
                <wp:extent cx="2038350" cy="340995"/>
                <wp:effectExtent l="0" t="0" r="6350" b="1905"/>
                <wp:wrapNone/>
                <wp:docPr id="55" name="Text Box 10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8350" cy="340995"/>
                        </a:xfrm>
                        <a:prstGeom prst="rect">
                          <a:avLst/>
                        </a:prstGeom>
                        <a:solidFill>
                          <a:srgbClr val="FFFFFF"/>
                        </a:solidFill>
                        <a:ln w="9525">
                          <a:solidFill>
                            <a:srgbClr val="FF0000"/>
                          </a:solidFill>
                          <a:miter lim="800000"/>
                          <a:headEnd/>
                          <a:tailEnd/>
                        </a:ln>
                      </wps:spPr>
                      <wps:txbx>
                        <w:txbxContent>
                          <w:p w14:paraId="340D820C" w14:textId="77777777" w:rsidR="004B179B" w:rsidRDefault="004B179B">
                            <w:pPr>
                              <w:rPr>
                                <w:color w:val="FF0000"/>
                                <w:sz w:val="16"/>
                              </w:rPr>
                            </w:pPr>
                            <w:r>
                              <w:rPr>
                                <w:color w:val="FF0000"/>
                                <w:sz w:val="16"/>
                              </w:rPr>
                              <w:t>Multiple values for a single attribute can be listed following the attribute.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51783" id="Text Box 1090" o:spid="_x0000_s1482" type="#_x0000_t202" style="position:absolute;margin-left:319.5pt;margin-top:3.9pt;width:160.5pt;height:26.8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" o:allowincell="f" strokecolor="red">
                <v:path arrowok="t"/>
                <v:textbox inset="3.6pt,,3.6pt">
                  <w:txbxContent>
                    <w:p w14:paraId="340D820C" w14:textId="77777777" w:rsidR="004B179B" w:rsidRDefault="004B179B">
                      <w:pPr>
                        <w:rPr>
                          <w:color w:val="FF0000"/>
                          <w:sz w:val="16"/>
                        </w:rPr>
                      </w:pPr>
                      <w:r>
                        <w:rPr>
                          <w:color w:val="FF0000"/>
                          <w:sz w:val="16"/>
                        </w:rPr>
                        <w:t>Multiple values for a single attribute can be listed following the attribute.</w:t>
                      </w:r>
                    </w:p>
                  </w:txbxContent>
                </v:textbox>
              </v:shape>
            </w:pict>
          </mc:Fallback>
        </mc:AlternateContent>
      </w:r>
      <w:r w:rsidR="004B179B" w:rsidRPr="00797F88">
        <w:rPr>
          <w:rStyle w:val="PlainTextChar"/>
        </w:rPr>
        <w:t>sp {initialize*state*</w:t>
      </w:r>
      <w:proofErr w:type="gramStart"/>
      <w:r w:rsidR="004B179B" w:rsidRPr="00797F88">
        <w:rPr>
          <w:rStyle w:val="PlainTextChar"/>
        </w:rPr>
        <w:t>directions</w:t>
      </w:r>
      <w:proofErr w:type="gramEnd"/>
    </w:p>
    <w:p w14:paraId="0B760FCD" w14:textId="77777777" w:rsidR="004B179B" w:rsidRPr="00797F88" w:rsidRDefault="007B3A13" w:rsidP="00797F88">
      <w:pPr>
        <w:pStyle w:val="NormalIndent"/>
        <w:rPr>
          <w:rStyle w:val="PlainTextChar"/>
        </w:rPr>
      </w:pPr>
      <w:r>
        <w:rPr>
          <w:noProof/>
        </w:rPr>
        <mc:AlternateContent>
          <mc:Choice Requires="wps">
            <w:drawing>
              <wp:anchor distT="0" distB="0" distL="114300" distR="114300" simplePos="0" relativeHeight="251735552" behindDoc="0" locked="0" layoutInCell="1" allowOverlap="1" wp14:anchorId="5C058F41" wp14:editId="5C558A4D">
                <wp:simplePos x="0" y="0"/>
                <wp:positionH relativeFrom="column">
                  <wp:posOffset>2918460</wp:posOffset>
                </wp:positionH>
                <wp:positionV relativeFrom="paragraph">
                  <wp:posOffset>58420</wp:posOffset>
                </wp:positionV>
                <wp:extent cx="1137920" cy="208280"/>
                <wp:effectExtent l="25400" t="0" r="5080" b="45720"/>
                <wp:wrapNone/>
                <wp:docPr id="54" name="Lin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37920" cy="2082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016F2" id="Line 1091"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4.6pt" to="319.4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" strokecolor="red">
                <v:stroke endarrow="block"/>
                <o:lock v:ext="edit" shapetype="f"/>
              </v:line>
            </w:pict>
          </mc:Fallback>
        </mc:AlternateContent>
      </w:r>
      <w:r w:rsidR="004B179B" w:rsidRPr="00797F88">
        <w:rPr>
          <w:rStyle w:val="PlainTextChar"/>
        </w:rPr>
        <w:t xml:space="preserve">   (state &lt;ss&gt; ^type state)</w:t>
      </w:r>
    </w:p>
    <w:p w14:paraId="4B48D20F" w14:textId="77777777" w:rsidR="004B179B" w:rsidRDefault="004B179B" w:rsidP="00797F88">
      <w:pPr>
        <w:pStyle w:val="PlainText"/>
        <w:ind w:left="720"/>
      </w:pPr>
      <w:r>
        <w:t xml:space="preserve">   --&gt;</w:t>
      </w:r>
    </w:p>
    <w:p w14:paraId="43AF7831" w14:textId="77777777" w:rsidR="004B179B" w:rsidRDefault="004B179B" w:rsidP="00797F88">
      <w:pPr>
        <w:pStyle w:val="PlainText"/>
        <w:ind w:left="720"/>
      </w:pPr>
      <w:r>
        <w:t xml:space="preserve">   (&lt;ss&gt; ^directions &lt;n&gt; &lt;e&gt; &lt;s&gt; &lt;w&gt;)</w:t>
      </w:r>
    </w:p>
    <w:p w14:paraId="3DA2DB79" w14:textId="77777777" w:rsidR="004B179B" w:rsidRDefault="004B179B" w:rsidP="00797F88">
      <w:pPr>
        <w:pStyle w:val="PlainText"/>
        <w:ind w:left="720"/>
      </w:pPr>
      <w:r>
        <w:t xml:space="preserve">   (&lt;n&gt; ^value north ^opposite south)</w:t>
      </w:r>
    </w:p>
    <w:p w14:paraId="2BCA8B79" w14:textId="77777777" w:rsidR="004B179B" w:rsidRDefault="004B179B" w:rsidP="00797F88">
      <w:pPr>
        <w:pStyle w:val="PlainText"/>
        <w:ind w:left="720"/>
      </w:pPr>
      <w:r>
        <w:t xml:space="preserve">   (&lt;e&gt; ^value </w:t>
      </w:r>
      <w:proofErr w:type="gramStart"/>
      <w:r>
        <w:t>east  ^</w:t>
      </w:r>
      <w:proofErr w:type="gramEnd"/>
      <w:r>
        <w:t>opposite west)</w:t>
      </w:r>
    </w:p>
    <w:p w14:paraId="1455649F" w14:textId="77777777" w:rsidR="004B179B" w:rsidRDefault="004B179B" w:rsidP="00797F88">
      <w:pPr>
        <w:pStyle w:val="PlainText"/>
        <w:ind w:left="720"/>
      </w:pPr>
      <w:r>
        <w:t xml:space="preserve">   (&lt;s&gt; ^value south ^opposite north)</w:t>
      </w:r>
    </w:p>
    <w:p w14:paraId="2B01DC10" w14:textId="77777777" w:rsidR="004B179B" w:rsidRDefault="004B179B" w:rsidP="00797F88">
      <w:pPr>
        <w:pStyle w:val="PlainText"/>
        <w:ind w:left="720"/>
      </w:pPr>
      <w:r>
        <w:t xml:space="preserve">   (&lt;w&gt; ^value </w:t>
      </w:r>
      <w:proofErr w:type="gramStart"/>
      <w:r>
        <w:t>west  ^</w:t>
      </w:r>
      <w:proofErr w:type="gramEnd"/>
      <w:r>
        <w:t>opposite east)}</w:t>
      </w:r>
    </w:p>
    <w:p w14:paraId="0164236A" w14:textId="77777777" w:rsidR="004B179B" w:rsidRDefault="004B179B">
      <w:pPr>
        <w:pStyle w:val="Header"/>
        <w:tabs>
          <w:tab w:val="clear" w:pos="4320"/>
          <w:tab w:val="clear" w:pos="8640"/>
        </w:tabs>
      </w:pPr>
    </w:p>
    <w:p w14:paraId="79AF4590" w14:textId="77777777" w:rsidR="004B179B" w:rsidRDefault="004B179B">
      <w:r>
        <w:t>This is the first rule you’ve seen where there is an action with multiple values (</w:t>
      </w:r>
      <w:r w:rsidRPr="00797F88">
        <w:rPr>
          <w:rStyle w:val="PlainTextChar"/>
        </w:rPr>
        <w:t>&lt;n&gt; &lt;e&gt; &lt;s&gt; &lt;w&gt;</w:t>
      </w:r>
      <w:r>
        <w:t>) for a single attribute (</w:t>
      </w:r>
      <w:r w:rsidRPr="00797F88">
        <w:rPr>
          <w:rStyle w:val="PlainTextChar"/>
        </w:rPr>
        <w:t>^direction</w:t>
      </w:r>
      <w:r>
        <w:t xml:space="preserve">). Each value can be written as individual actions; however, as a shortcut, </w:t>
      </w:r>
      <w:proofErr w:type="gramStart"/>
      <w:r>
        <w:t>all of</w:t>
      </w:r>
      <w:proofErr w:type="gramEnd"/>
      <w:r>
        <w:t xml:space="preserve"> the values can be listed following their common attribute.</w:t>
      </w:r>
    </w:p>
    <w:p w14:paraId="540C9E06" w14:textId="77777777" w:rsidR="004B179B" w:rsidRDefault="004B179B"/>
    <w:p w14:paraId="03172307" w14:textId="77777777" w:rsidR="004B179B" w:rsidRDefault="004B179B">
      <w:r>
        <w:t xml:space="preserve">One might be tempted to have the values of </w:t>
      </w:r>
      <w:r w:rsidRPr="00797F88">
        <w:rPr>
          <w:rStyle w:val="PlainTextChar"/>
        </w:rPr>
        <w:t>^direction</w:t>
      </w:r>
      <w:r>
        <w:t xml:space="preserve"> be the symbols </w:t>
      </w:r>
      <w:r w:rsidRPr="00797F88">
        <w:rPr>
          <w:rStyle w:val="PlainTextChar"/>
        </w:rPr>
        <w:t>north, east, south, and west</w:t>
      </w:r>
      <w:r>
        <w:t xml:space="preserve">. However, these values cannot be further augmented with their opposites; only identifiers can have augmentations. It is not legal to have augmentations of the form: </w:t>
      </w:r>
      <w:r w:rsidRPr="00797F88">
        <w:rPr>
          <w:rStyle w:val="PlainTextChar"/>
        </w:rPr>
        <w:t>(north ^opposite south)</w:t>
      </w:r>
      <w:r>
        <w:t xml:space="preserve">. </w:t>
      </w:r>
    </w:p>
    <w:p w14:paraId="29A764AA" w14:textId="77777777" w:rsidR="004B179B" w:rsidRDefault="004B179B"/>
    <w:p w14:paraId="15CD8C2E" w14:textId="77777777" w:rsidR="004B179B" w:rsidRDefault="004B179B">
      <w:r>
        <w:t xml:space="preserve">Rules such as initialize*state*directions are quite common in Soar program because they create fixed working memory structures. These structures simplify operators by making it possible to directly match relations such as opposite instead of having to write rules that are specific to each of the directions. This rule will fire during the first cycle when </w:t>
      </w:r>
      <w:r w:rsidRPr="00797F88">
        <w:rPr>
          <w:rStyle w:val="PlainTextChar"/>
        </w:rPr>
        <w:t>(s1 ^type state)</w:t>
      </w:r>
      <w:r>
        <w:t xml:space="preserve"> is added to working memory. The structures it creates will have i-support because the rule conditions do not test an operator. However, the structures will never be removed because the conditions match throughout the life of the eater. </w:t>
      </w:r>
    </w:p>
    <w:p w14:paraId="09877098" w14:textId="77777777" w:rsidR="004B179B" w:rsidRDefault="004B179B" w:rsidP="001C6305">
      <w:pPr>
        <w:pStyle w:val="Heading3"/>
        <w:spacing w:before="0"/>
      </w:pPr>
      <w:r>
        <w:br w:type="page"/>
      </w:r>
      <w:r w:rsidR="00A31D0F">
        <w:lastRenderedPageBreak/>
        <w:t>7</w:t>
      </w:r>
      <w:r>
        <w:t>.2 Advanced Move Operator Application</w:t>
      </w:r>
    </w:p>
    <w:p w14:paraId="2BF72D52" w14:textId="77777777" w:rsidR="004B179B" w:rsidRDefault="004B179B"/>
    <w:p w14:paraId="44925BCF" w14:textId="77777777" w:rsidR="004B179B" w:rsidRDefault="004B179B">
      <w:pPr>
        <w:pStyle w:val="Header"/>
        <w:tabs>
          <w:tab w:val="clear" w:pos="4320"/>
          <w:tab w:val="clear" w:pos="8640"/>
        </w:tabs>
      </w:pPr>
      <w:r>
        <w:t xml:space="preserve">Our planned extension to the move operator does not require any changes to the existing application rules. However, you must add two rules to maintain a memory of the last direction moved. One of the rules must create the memory by adding the persistent (o-supported) structure when an operator is applied, and one must remove the old value when the next operator is selected. (You may think that you could write a single rule that both creates the last-direction and removes any old value for last-direction, but then a second rule would have to be written to cover the initial situation when there is no existing last-direction.) Try to write the English and Soar versions of these two rules. </w:t>
      </w:r>
    </w:p>
    <w:p w14:paraId="3DD8F6CE" w14:textId="77777777" w:rsidR="004B179B" w:rsidRDefault="004B179B">
      <w:pPr>
        <w:pStyle w:val="Header"/>
        <w:tabs>
          <w:tab w:val="clear" w:pos="4320"/>
          <w:tab w:val="clear" w:pos="8640"/>
        </w:tabs>
      </w:pPr>
    </w:p>
    <w:p w14:paraId="4781182C" w14:textId="77777777" w:rsidR="004B179B" w:rsidRDefault="004B179B">
      <w:pPr>
        <w:pStyle w:val="PlainText"/>
      </w:pPr>
      <w:r>
        <w:t># Apply*move*create*</w:t>
      </w:r>
      <w:proofErr w:type="gramStart"/>
      <w:r>
        <w:t>last-direction</w:t>
      </w:r>
      <w:proofErr w:type="gramEnd"/>
    </w:p>
    <w:p w14:paraId="3E8939EF" w14:textId="77777777" w:rsidR="004B179B" w:rsidRDefault="004B179B">
      <w:pPr>
        <w:pStyle w:val="PlainText"/>
      </w:pPr>
      <w:r>
        <w:t># If the move operator for a direction is selected,</w:t>
      </w:r>
    </w:p>
    <w:p w14:paraId="31805985" w14:textId="77777777" w:rsidR="004B179B" w:rsidRDefault="004B179B">
      <w:pPr>
        <w:pStyle w:val="PlainText"/>
      </w:pPr>
      <w:r>
        <w:t xml:space="preserve">#    </w:t>
      </w:r>
      <w:proofErr w:type="gramStart"/>
      <w:r>
        <w:t>create</w:t>
      </w:r>
      <w:proofErr w:type="gramEnd"/>
      <w:r>
        <w:t xml:space="preserve"> an augmentation called last-direction with that direction.</w:t>
      </w:r>
    </w:p>
    <w:p w14:paraId="23F71909" w14:textId="77777777" w:rsidR="004B179B" w:rsidRDefault="004B179B">
      <w:pPr>
        <w:pStyle w:val="PlainText"/>
      </w:pPr>
    </w:p>
    <w:p w14:paraId="59884051" w14:textId="77777777" w:rsidR="004B179B" w:rsidRDefault="004B179B">
      <w:pPr>
        <w:pStyle w:val="PlainText"/>
        <w:ind w:left="720"/>
      </w:pPr>
      <w:r>
        <w:t>sp {apply*move*create*last-</w:t>
      </w:r>
      <w:proofErr w:type="gramStart"/>
      <w:r>
        <w:t>direction</w:t>
      </w:r>
      <w:proofErr w:type="gramEnd"/>
    </w:p>
    <w:p w14:paraId="5B18394B" w14:textId="77777777" w:rsidR="004B179B" w:rsidRDefault="004B179B">
      <w:pPr>
        <w:pStyle w:val="PlainText"/>
        <w:ind w:left="720"/>
      </w:pPr>
      <w:r>
        <w:t xml:space="preserve">   (state &lt;s&gt; ^operator &lt;o&gt;)</w:t>
      </w:r>
    </w:p>
    <w:p w14:paraId="4B5AD23B" w14:textId="77777777" w:rsidR="004B179B" w:rsidRDefault="004B179B">
      <w:pPr>
        <w:pStyle w:val="PlainText"/>
        <w:ind w:left="720"/>
      </w:pPr>
      <w:r>
        <w:t xml:space="preserve">   (&lt;o&gt; ^name move</w:t>
      </w:r>
    </w:p>
    <w:p w14:paraId="763FEF0E" w14:textId="77777777" w:rsidR="004B179B" w:rsidRDefault="004B179B">
      <w:pPr>
        <w:pStyle w:val="PlainText"/>
        <w:ind w:left="720"/>
      </w:pPr>
      <w:r>
        <w:t xml:space="preserve">        ^direction &lt;direction&gt;)</w:t>
      </w:r>
    </w:p>
    <w:p w14:paraId="0DC2F32F" w14:textId="77777777" w:rsidR="004B179B" w:rsidRDefault="004B179B">
      <w:pPr>
        <w:pStyle w:val="PlainText"/>
        <w:ind w:left="720"/>
      </w:pPr>
      <w:r>
        <w:t>--&gt;</w:t>
      </w:r>
    </w:p>
    <w:p w14:paraId="0AF818BC" w14:textId="77777777" w:rsidR="004B179B" w:rsidRDefault="004B179B">
      <w:pPr>
        <w:pStyle w:val="PlainText"/>
        <w:ind w:left="720"/>
      </w:pPr>
      <w:r>
        <w:t xml:space="preserve">   (&lt;s&gt; ^</w:t>
      </w:r>
      <w:proofErr w:type="gramStart"/>
      <w:r>
        <w:t>last-direction</w:t>
      </w:r>
      <w:proofErr w:type="gramEnd"/>
      <w:r>
        <w:t xml:space="preserve"> &lt;direction&gt;)}</w:t>
      </w:r>
    </w:p>
    <w:p w14:paraId="6AD9A2C9" w14:textId="77777777" w:rsidR="004B179B" w:rsidRDefault="004B179B">
      <w:pPr>
        <w:pStyle w:val="PlainText"/>
      </w:pPr>
    </w:p>
    <w:p w14:paraId="3A46E597" w14:textId="77777777" w:rsidR="004B179B" w:rsidRDefault="004B179B">
      <w:pPr>
        <w:pStyle w:val="PlainText"/>
      </w:pPr>
      <w:r>
        <w:t># Apply*move*remove*</w:t>
      </w:r>
      <w:proofErr w:type="gramStart"/>
      <w:r>
        <w:t>last-direction</w:t>
      </w:r>
      <w:proofErr w:type="gramEnd"/>
    </w:p>
    <w:p w14:paraId="4CE2B356" w14:textId="77777777" w:rsidR="004B179B" w:rsidRDefault="004B179B">
      <w:pPr>
        <w:pStyle w:val="PlainText"/>
      </w:pPr>
      <w:r>
        <w:t># If the move operator for a direction is selected,</w:t>
      </w:r>
    </w:p>
    <w:p w14:paraId="3006D025" w14:textId="77777777" w:rsidR="004B179B" w:rsidRDefault="004B179B">
      <w:pPr>
        <w:pStyle w:val="PlainText"/>
      </w:pPr>
      <w:r>
        <w:t xml:space="preserve">#    and the </w:t>
      </w:r>
      <w:proofErr w:type="gramStart"/>
      <w:r>
        <w:t>last-direction</w:t>
      </w:r>
      <w:proofErr w:type="gramEnd"/>
      <w:r>
        <w:t xml:space="preserve"> is not equal to that direction,</w:t>
      </w:r>
    </w:p>
    <w:p w14:paraId="106BF67C" w14:textId="77777777" w:rsidR="004B179B" w:rsidRDefault="004B179B">
      <w:pPr>
        <w:pStyle w:val="PlainText"/>
      </w:pPr>
      <w:r>
        <w:t xml:space="preserve">#    </w:t>
      </w:r>
      <w:proofErr w:type="gramStart"/>
      <w:r>
        <w:t>then</w:t>
      </w:r>
      <w:proofErr w:type="gramEnd"/>
      <w:r>
        <w:t xml:space="preserve"> remove the last-direction.</w:t>
      </w:r>
    </w:p>
    <w:p w14:paraId="18DB9AC3" w14:textId="77777777" w:rsidR="004B179B" w:rsidRDefault="004B179B">
      <w:pPr>
        <w:pStyle w:val="PlainText"/>
      </w:pPr>
    </w:p>
    <w:p w14:paraId="3BCCE8A8" w14:textId="77777777" w:rsidR="004B179B" w:rsidRDefault="004B179B">
      <w:pPr>
        <w:pStyle w:val="PlainText"/>
        <w:ind w:left="720"/>
      </w:pPr>
      <w:r>
        <w:t>sp {apply*move*remove*last-</w:t>
      </w:r>
      <w:proofErr w:type="gramStart"/>
      <w:r>
        <w:t>direction</w:t>
      </w:r>
      <w:proofErr w:type="gramEnd"/>
    </w:p>
    <w:p w14:paraId="3F064940" w14:textId="77777777" w:rsidR="004B179B" w:rsidRDefault="004B179B">
      <w:pPr>
        <w:pStyle w:val="PlainText"/>
        <w:ind w:left="720"/>
      </w:pPr>
      <w:r>
        <w:t xml:space="preserve">   (state &lt;s&gt; ^operator &lt;o&gt;</w:t>
      </w:r>
    </w:p>
    <w:p w14:paraId="6F34FC61" w14:textId="77777777" w:rsidR="004B179B" w:rsidRDefault="004B179B">
      <w:pPr>
        <w:pStyle w:val="PlainText"/>
        <w:ind w:left="720"/>
      </w:pPr>
      <w:r>
        <w:t xml:space="preserve">              ^</w:t>
      </w:r>
      <w:proofErr w:type="gramStart"/>
      <w:r>
        <w:t>last-direction</w:t>
      </w:r>
      <w:proofErr w:type="gramEnd"/>
      <w:r>
        <w:t xml:space="preserve"> &lt;direction&gt;)</w:t>
      </w:r>
    </w:p>
    <w:p w14:paraId="5EC3172A" w14:textId="77777777" w:rsidR="004B179B" w:rsidRDefault="004B179B">
      <w:pPr>
        <w:pStyle w:val="PlainText"/>
        <w:ind w:left="720"/>
      </w:pPr>
      <w:r>
        <w:t xml:space="preserve">   (&lt;o&gt; ^direction &lt;&gt; &lt;direction&gt;</w:t>
      </w:r>
    </w:p>
    <w:p w14:paraId="7D5C7EBF" w14:textId="77777777" w:rsidR="004B179B" w:rsidRDefault="004B179B">
      <w:pPr>
        <w:pStyle w:val="PlainText"/>
        <w:ind w:left="720"/>
      </w:pPr>
      <w:r>
        <w:t xml:space="preserve">  </w:t>
      </w:r>
      <w:r>
        <w:tab/>
        <w:t xml:space="preserve">  ^name move)</w:t>
      </w:r>
    </w:p>
    <w:p w14:paraId="60775315" w14:textId="77777777" w:rsidR="004B179B" w:rsidRDefault="004B179B">
      <w:pPr>
        <w:pStyle w:val="PlainText"/>
        <w:ind w:left="720"/>
      </w:pPr>
      <w:r>
        <w:t>--&gt;</w:t>
      </w:r>
    </w:p>
    <w:p w14:paraId="5CBB2378" w14:textId="77777777" w:rsidR="004B179B" w:rsidRDefault="004B179B">
      <w:pPr>
        <w:pStyle w:val="PlainText"/>
        <w:ind w:left="720"/>
      </w:pPr>
      <w:r>
        <w:t xml:space="preserve">   (&lt;s&gt; ^last-direction &lt;direction&gt; -)}</w:t>
      </w:r>
    </w:p>
    <w:p w14:paraId="124CA071" w14:textId="77777777" w:rsidR="004B179B" w:rsidRDefault="004B179B"/>
    <w:p w14:paraId="20B3CD78" w14:textId="77777777" w:rsidR="004B179B" w:rsidRDefault="004B179B">
      <w:r>
        <w:t xml:space="preserve">Since </w:t>
      </w:r>
      <w:proofErr w:type="gramStart"/>
      <w:r>
        <w:t>both of these</w:t>
      </w:r>
      <w:proofErr w:type="gramEnd"/>
      <w:r>
        <w:t xml:space="preserve"> rules test the current operator, their actions are persistent. The first rule creates an augmentation of the state with attribute </w:t>
      </w:r>
      <w:r>
        <w:rPr>
          <w:rFonts w:ascii="Courier New" w:hAnsi="Courier New"/>
        </w:rPr>
        <w:t>^</w:t>
      </w:r>
      <w:proofErr w:type="gramStart"/>
      <w:r>
        <w:rPr>
          <w:rFonts w:ascii="Courier New" w:hAnsi="Courier New"/>
        </w:rPr>
        <w:t>last-direction</w:t>
      </w:r>
      <w:proofErr w:type="gramEnd"/>
      <w:r>
        <w:t xml:space="preserve">. This augmentation will always contain the direction of the last operator applied by copying the direction from the move operator. The next rule removes the </w:t>
      </w:r>
      <w:r>
        <w:rPr>
          <w:rFonts w:ascii="Courier New" w:hAnsi="Courier New"/>
        </w:rPr>
        <w:t>^last-direction</w:t>
      </w:r>
      <w:r>
        <w:t xml:space="preserve"> attribute if it does not equal the direction on the current operator by using a reject preference. These rules will fire during the operator application phase. </w:t>
      </w:r>
    </w:p>
    <w:p w14:paraId="2CDE33D6" w14:textId="77777777" w:rsidR="004B179B" w:rsidRDefault="004B179B"/>
    <w:p w14:paraId="637757E8" w14:textId="77777777" w:rsidR="004B179B" w:rsidRDefault="004B179B">
      <w:r>
        <w:t xml:space="preserve">Why can’t you use an i-supported rule? Conceptually, you need the </w:t>
      </w:r>
      <w:r>
        <w:rPr>
          <w:rFonts w:ascii="Courier New" w:hAnsi="Courier New"/>
        </w:rPr>
        <w:t>^last-direction</w:t>
      </w:r>
      <w:r>
        <w:t xml:space="preserve"> augmentation to persist after the operator is no longer selected because it is going to be tested to select and apply the next operator. More pragmatically, Soar will automatically make the augmentation o-supported because it is created as part of an operator application.</w:t>
      </w:r>
    </w:p>
    <w:p w14:paraId="74743DD6" w14:textId="77777777" w:rsidR="004B179B" w:rsidRDefault="004B179B"/>
    <w:p w14:paraId="2A7543CA" w14:textId="77777777" w:rsidR="004B179B" w:rsidRDefault="004B179B">
      <w:r>
        <w:t xml:space="preserve">This section and the previous one </w:t>
      </w:r>
      <w:proofErr w:type="gramStart"/>
      <w:r>
        <w:t>demonstrate</w:t>
      </w:r>
      <w:proofErr w:type="gramEnd"/>
      <w:r>
        <w:t xml:space="preserve"> two different ways to create persistent structures in working memory. If the structure can persist throughout the life of the eater, you can use a rule that tests that the state exists and then creates the structure in working memory in the action. Whenever the structure must change during the life of the eater, you must use a pair of rules that are part of the application of an operator - one to add the structure when appropriate, and one to remove the structure when it is no longer appropriate.</w:t>
      </w:r>
    </w:p>
    <w:p w14:paraId="6FB65866" w14:textId="77777777" w:rsidR="004B179B" w:rsidRDefault="004B179B" w:rsidP="001C6305">
      <w:pPr>
        <w:pStyle w:val="Heading3"/>
        <w:spacing w:before="0"/>
      </w:pPr>
      <w:r>
        <w:br w:type="page"/>
      </w:r>
      <w:r w:rsidR="00A31D0F">
        <w:lastRenderedPageBreak/>
        <w:t>7</w:t>
      </w:r>
      <w:r>
        <w:t>.3 Advanced Move Operator Proposal</w:t>
      </w:r>
    </w:p>
    <w:p w14:paraId="416A2DDA" w14:textId="77777777" w:rsidR="004B179B" w:rsidRDefault="004B179B"/>
    <w:p w14:paraId="216DD425" w14:textId="77777777" w:rsidR="004B179B" w:rsidRDefault="004B179B">
      <w:r>
        <w:t>There are two ways to modify the proposal and selection rules so that the eater does not move backward. One requires modifying the proposal rule so that the operator is never proposed, and the second is to create a new selection rule that creates a preference that prevents the operator from being selected. We will look at both possibilities.</w:t>
      </w:r>
    </w:p>
    <w:p w14:paraId="0D706204" w14:textId="77777777" w:rsidR="004B179B" w:rsidRDefault="004B179B"/>
    <w:p w14:paraId="2B6CED60" w14:textId="77777777" w:rsidR="004B179B" w:rsidRDefault="004B179B">
      <w:r>
        <w:t xml:space="preserve">In order to modify the proposal rule, recall the final move proposal: </w:t>
      </w:r>
    </w:p>
    <w:p w14:paraId="0CDB3F04" w14:textId="77777777" w:rsidR="004B179B" w:rsidRDefault="004B179B">
      <w:pPr>
        <w:rPr>
          <w:rFonts w:ascii="Courier New" w:hAnsi="Courier New"/>
        </w:rPr>
      </w:pPr>
      <w:r>
        <w:rPr>
          <w:rFonts w:ascii="Courier New" w:hAnsi="Courier New"/>
        </w:rPr>
        <w:t># Propose*move:</w:t>
      </w:r>
    </w:p>
    <w:p w14:paraId="520D2656" w14:textId="77777777" w:rsidR="004B179B" w:rsidRDefault="004B179B">
      <w:pPr>
        <w:pStyle w:val="PlainText"/>
      </w:pPr>
      <w:r>
        <w:t xml:space="preserve"># If the content of an adjacent cell is not a wall, </w:t>
      </w:r>
    </w:p>
    <w:p w14:paraId="5D849FAF" w14:textId="77777777" w:rsidR="004B179B" w:rsidRDefault="004B179B">
      <w:pPr>
        <w:pStyle w:val="PlainText"/>
      </w:pPr>
      <w:r>
        <w:t xml:space="preserve">#    </w:t>
      </w:r>
      <w:proofErr w:type="gramStart"/>
      <w:r>
        <w:t>propose</w:t>
      </w:r>
      <w:proofErr w:type="gramEnd"/>
      <w:r>
        <w:t xml:space="preserve"> move in the direction of that cell, with the cell’s content,</w:t>
      </w:r>
    </w:p>
    <w:p w14:paraId="43EEF2BC" w14:textId="77777777" w:rsidR="004B179B" w:rsidRDefault="004B179B">
      <w:pPr>
        <w:pStyle w:val="PlainText"/>
      </w:pPr>
      <w:r>
        <w:t>#    and indicate that this operator can be selected randomly.</w:t>
      </w:r>
    </w:p>
    <w:p w14:paraId="40E3014B" w14:textId="77777777" w:rsidR="004B179B" w:rsidRDefault="004B179B">
      <w:pPr>
        <w:pStyle w:val="PlainText"/>
      </w:pPr>
    </w:p>
    <w:p w14:paraId="5FB582C5" w14:textId="77777777" w:rsidR="004B179B" w:rsidRPr="00797F88" w:rsidRDefault="004B179B">
      <w:pPr>
        <w:pStyle w:val="PlainText"/>
        <w:rPr>
          <w:rStyle w:val="SignatureChar"/>
        </w:rPr>
      </w:pPr>
      <w:r w:rsidRPr="00797F88">
        <w:rPr>
          <w:rStyle w:val="SignatureChar"/>
        </w:rPr>
        <w:t>A condition can easily be added that tests that the direction of the adjacent cell (</w:t>
      </w:r>
      <w:r>
        <w:t>&lt;d&gt;</w:t>
      </w:r>
      <w:r w:rsidRPr="00797F88">
        <w:rPr>
          <w:rStyle w:val="SignatureChar"/>
        </w:rPr>
        <w:t xml:space="preserve">) is not equal to the opposite of the direction of the last move. However, this will not work for the first move when there is no direction for the last move because no operator has applied to create the memory of a previous move. An alternative is test that there does not exist an opposite of last direction that is equal to the direction of the adjacent cell. How is that different?  The first tests that there does exist in working memory an augmentation of the state, but its value is not equal. The second tests that there does not exist in working memory an augmentation that is equal. The second one will be correct for the first move. </w:t>
      </w:r>
      <w:proofErr w:type="gramStart"/>
      <w:r w:rsidRPr="00797F88">
        <w:rPr>
          <w:rStyle w:val="SignatureChar"/>
        </w:rPr>
        <w:t>Thus</w:t>
      </w:r>
      <w:proofErr w:type="gramEnd"/>
      <w:r w:rsidRPr="00797F88">
        <w:rPr>
          <w:rStyle w:val="SignatureChar"/>
        </w:rPr>
        <w:t xml:space="preserve"> the revised English description is: </w:t>
      </w:r>
    </w:p>
    <w:p w14:paraId="5166A851" w14:textId="77777777" w:rsidR="004B179B" w:rsidRDefault="004B179B">
      <w:pPr>
        <w:rPr>
          <w:rFonts w:ascii="Courier New" w:hAnsi="Courier New"/>
        </w:rPr>
      </w:pPr>
      <w:r>
        <w:rPr>
          <w:rFonts w:ascii="Courier New" w:hAnsi="Courier New"/>
        </w:rPr>
        <w:t># Propose*move*no-backward:</w:t>
      </w:r>
    </w:p>
    <w:p w14:paraId="6A5402B7" w14:textId="77777777" w:rsidR="004B179B" w:rsidRDefault="004B179B">
      <w:pPr>
        <w:pStyle w:val="PlainText"/>
      </w:pPr>
      <w:r>
        <w:t xml:space="preserve"># If there is normalfood, bonusfood, eater, or empty in an adjacent cell, </w:t>
      </w:r>
    </w:p>
    <w:p w14:paraId="33F917C6" w14:textId="77777777" w:rsidR="004B179B" w:rsidRDefault="004B179B">
      <w:pPr>
        <w:pStyle w:val="PlainText"/>
      </w:pPr>
      <w:r>
        <w:t>#    and there is no last direction equal to the opposite direction for that #    cell,</w:t>
      </w:r>
    </w:p>
    <w:p w14:paraId="7611D2FB" w14:textId="77777777" w:rsidR="004B179B" w:rsidRDefault="004B179B">
      <w:pPr>
        <w:pStyle w:val="PlainText"/>
      </w:pPr>
      <w:r>
        <w:t xml:space="preserve">#    </w:t>
      </w:r>
      <w:proofErr w:type="gramStart"/>
      <w:r>
        <w:t>propose</w:t>
      </w:r>
      <w:proofErr w:type="gramEnd"/>
      <w:r>
        <w:t xml:space="preserve"> move in the direction of that cell, with the cell’s content,</w:t>
      </w:r>
    </w:p>
    <w:p w14:paraId="24D7CF09" w14:textId="77777777" w:rsidR="004B179B" w:rsidRDefault="004B179B">
      <w:pPr>
        <w:pStyle w:val="PlainText"/>
      </w:pPr>
      <w:r>
        <w:t>#    and indicate that this operator can be selected randomly.</w:t>
      </w:r>
    </w:p>
    <w:p w14:paraId="062E5CAC" w14:textId="77777777" w:rsidR="004B179B" w:rsidRDefault="004B179B">
      <w:pPr>
        <w:pStyle w:val="PlainText"/>
      </w:pPr>
    </w:p>
    <w:p w14:paraId="3BA5E224" w14:textId="77777777" w:rsidR="004B179B" w:rsidRDefault="004B179B">
      <w:pPr>
        <w:pStyle w:val="Header"/>
        <w:tabs>
          <w:tab w:val="clear" w:pos="4320"/>
          <w:tab w:val="clear" w:pos="8640"/>
        </w:tabs>
      </w:pPr>
      <w:r>
        <w:t>To test for the absence of an augmentation, Soar uses a dash, “</w:t>
      </w:r>
      <w:proofErr w:type="gramStart"/>
      <w:r>
        <w:t>-“</w:t>
      </w:r>
      <w:proofErr w:type="gramEnd"/>
      <w:r>
        <w:t>. The dash, called negation, precedes the augmentation that must not be in working memory for the rule to match. The new proposal rule is as follows:</w:t>
      </w:r>
    </w:p>
    <w:p w14:paraId="65E146A2" w14:textId="77777777" w:rsidR="004B179B" w:rsidRDefault="004B179B">
      <w:pPr>
        <w:pStyle w:val="PlainText"/>
        <w:ind w:left="720"/>
      </w:pPr>
      <w:r>
        <w:t>sp {propose*move*no-</w:t>
      </w:r>
      <w:proofErr w:type="gramStart"/>
      <w:r>
        <w:t>backward</w:t>
      </w:r>
      <w:proofErr w:type="gramEnd"/>
    </w:p>
    <w:p w14:paraId="0E5FA09A" w14:textId="77777777" w:rsidR="004B179B" w:rsidRDefault="007B3A13">
      <w:pPr>
        <w:pStyle w:val="PlainText"/>
        <w:ind w:left="720"/>
      </w:pPr>
      <w:r>
        <w:rPr>
          <w:noProof/>
        </w:rPr>
        <mc:AlternateContent>
          <mc:Choice Requires="wps">
            <w:drawing>
              <wp:anchor distT="0" distB="0" distL="114300" distR="114300" simplePos="0" relativeHeight="251744768" behindDoc="0" locked="0" layoutInCell="0" allowOverlap="1" wp14:anchorId="58A79612" wp14:editId="3035122C">
                <wp:simplePos x="0" y="0"/>
                <wp:positionH relativeFrom="column">
                  <wp:posOffset>3817620</wp:posOffset>
                </wp:positionH>
                <wp:positionV relativeFrom="paragraph">
                  <wp:posOffset>132080</wp:posOffset>
                </wp:positionV>
                <wp:extent cx="182880" cy="236220"/>
                <wp:effectExtent l="25400" t="25400" r="7620" b="5080"/>
                <wp:wrapNone/>
                <wp:docPr id="5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82880" cy="2362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8471C" id="Line 1100" o:spid="_x0000_s1026" style="position:absolute;flip:x 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4pt" to="315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" o:allowincell="f" strokecolor="red">
                <v:stroke endarrow="block"/>
                <o:lock v:ext="edit" shapetype="f"/>
              </v:line>
            </w:pict>
          </mc:Fallback>
        </mc:AlternateContent>
      </w:r>
      <w:r>
        <w:rPr>
          <w:noProof/>
        </w:rPr>
        <mc:AlternateContent>
          <mc:Choice Requires="wps">
            <w:drawing>
              <wp:anchor distT="0" distB="0" distL="114300" distR="114300" simplePos="0" relativeHeight="251732480" behindDoc="0" locked="0" layoutInCell="0" allowOverlap="1" wp14:anchorId="7F06EF75" wp14:editId="481D54AA">
                <wp:simplePos x="0" y="0"/>
                <wp:positionH relativeFrom="column">
                  <wp:posOffset>-453390</wp:posOffset>
                </wp:positionH>
                <wp:positionV relativeFrom="paragraph">
                  <wp:posOffset>34925</wp:posOffset>
                </wp:positionV>
                <wp:extent cx="1108710" cy="668655"/>
                <wp:effectExtent l="0" t="0" r="0" b="4445"/>
                <wp:wrapNone/>
                <wp:docPr id="52" name="Text 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8710" cy="668655"/>
                        </a:xfrm>
                        <a:prstGeom prst="rect">
                          <a:avLst/>
                        </a:prstGeom>
                        <a:solidFill>
                          <a:srgbClr val="FFFFFF"/>
                        </a:solidFill>
                        <a:ln w="9525">
                          <a:solidFill>
                            <a:srgbClr val="FF0000"/>
                          </a:solidFill>
                          <a:miter lim="800000"/>
                          <a:headEnd/>
                          <a:tailEnd/>
                        </a:ln>
                      </wps:spPr>
                      <wps:txbx>
                        <w:txbxContent>
                          <w:p w14:paraId="6F0D93D0" w14:textId="77777777" w:rsidR="004B179B" w:rsidRDefault="004B179B">
                            <w:pPr>
                              <w:rPr>
                                <w:color w:val="FF0000"/>
                                <w:sz w:val="16"/>
                              </w:rPr>
                            </w:pPr>
                            <w:r>
                              <w:rPr>
                                <w:color w:val="FF0000"/>
                                <w:sz w:val="16"/>
                              </w:rPr>
                              <w:t>- means that this rule will match only if no working memory elements match this attribute value.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6EF75" id="Text Box 1088" o:spid="_x0000_s1483" type="#_x0000_t202" style="position:absolute;left:0;text-align:left;margin-left:-35.7pt;margin-top:2.75pt;width:87.3pt;height:5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" o:allowincell="f" strokecolor="red">
                <v:path arrowok="t"/>
                <v:textbox inset="3.6pt,,3.6pt">
                  <w:txbxContent>
                    <w:p w14:paraId="6F0D93D0" w14:textId="77777777" w:rsidR="004B179B" w:rsidRDefault="004B179B">
                      <w:pPr>
                        <w:rPr>
                          <w:color w:val="FF0000"/>
                          <w:sz w:val="16"/>
                        </w:rPr>
                      </w:pPr>
                      <w:r>
                        <w:rPr>
                          <w:color w:val="FF0000"/>
                          <w:sz w:val="16"/>
                        </w:rPr>
                        <w:t>- means that this rule will match only if no working memory elements match this attribute value.</w:t>
                      </w:r>
                    </w:p>
                  </w:txbxContent>
                </v:textbox>
              </v:shape>
            </w:pict>
          </mc:Fallback>
        </mc:AlternateContent>
      </w:r>
      <w:r w:rsidR="004B179B">
        <w:t xml:space="preserve">   (state &lt;s&gt; ^io.input-link.my-</w:t>
      </w:r>
      <w:proofErr w:type="gramStart"/>
      <w:r w:rsidR="004B179B">
        <w:t>location.&lt;</w:t>
      </w:r>
      <w:proofErr w:type="gramEnd"/>
      <w:r w:rsidR="004B179B">
        <w:t>dir&gt;.content { &lt;co&gt; &lt;&gt; wall }</w:t>
      </w:r>
    </w:p>
    <w:p w14:paraId="05A0EF11" w14:textId="77777777" w:rsidR="004B179B" w:rsidRDefault="007B3A13">
      <w:pPr>
        <w:pStyle w:val="PlainText"/>
        <w:ind w:left="720"/>
      </w:pPr>
      <w:r>
        <w:rPr>
          <w:noProof/>
        </w:rPr>
        <mc:AlternateContent>
          <mc:Choice Requires="wps">
            <w:drawing>
              <wp:anchor distT="0" distB="0" distL="114300" distR="114300" simplePos="0" relativeHeight="251738624" behindDoc="0" locked="0" layoutInCell="0" allowOverlap="1" wp14:anchorId="2845CCA9" wp14:editId="18C92D23">
                <wp:simplePos x="0" y="0"/>
                <wp:positionH relativeFrom="column">
                  <wp:posOffset>4004310</wp:posOffset>
                </wp:positionH>
                <wp:positionV relativeFrom="paragraph">
                  <wp:posOffset>74295</wp:posOffset>
                </wp:positionV>
                <wp:extent cx="1680210" cy="318135"/>
                <wp:effectExtent l="0" t="0" r="0" b="0"/>
                <wp:wrapNone/>
                <wp:docPr id="51" name="Text Box 1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0210" cy="318135"/>
                        </a:xfrm>
                        <a:prstGeom prst="rect">
                          <a:avLst/>
                        </a:prstGeom>
                        <a:solidFill>
                          <a:srgbClr val="FFFFFF"/>
                        </a:solidFill>
                        <a:ln w="9525">
                          <a:solidFill>
                            <a:srgbClr val="FF0000"/>
                          </a:solidFill>
                          <a:miter lim="800000"/>
                          <a:headEnd/>
                          <a:tailEnd/>
                        </a:ln>
                      </wps:spPr>
                      <wps:txbx>
                        <w:txbxContent>
                          <w:p w14:paraId="6A68B629" w14:textId="77777777" w:rsidR="004B179B" w:rsidRDefault="004B179B">
                            <w:pPr>
                              <w:rPr>
                                <w:color w:val="FF0000"/>
                                <w:sz w:val="16"/>
                              </w:rPr>
                            </w:pPr>
                            <w:r>
                              <w:rPr>
                                <w:color w:val="FF0000"/>
                                <w:sz w:val="16"/>
                              </w:rPr>
                              <w:t>&lt;dir&gt; matches the direction of the adjacent cell that is not a wall.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5CCA9" id="Text Box 1094" o:spid="_x0000_s1484" type="#_x0000_t202" style="position:absolute;left:0;text-align:left;margin-left:315.3pt;margin-top:5.85pt;width:132.3pt;height:25.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" o:allowincell="f" strokecolor="red">
                <v:path arrowok="t"/>
                <v:textbox inset="3.6pt,,3.6pt">
                  <w:txbxContent>
                    <w:p w14:paraId="6A68B629" w14:textId="77777777" w:rsidR="004B179B" w:rsidRDefault="004B179B">
                      <w:pPr>
                        <w:rPr>
                          <w:color w:val="FF0000"/>
                          <w:sz w:val="16"/>
                        </w:rPr>
                      </w:pPr>
                      <w:r>
                        <w:rPr>
                          <w:color w:val="FF0000"/>
                          <w:sz w:val="16"/>
                        </w:rPr>
                        <w:t>&lt;dir&gt; matches the direction of the adjacent cell that is not a wall.</w:t>
                      </w:r>
                    </w:p>
                  </w:txbxContent>
                </v:textbox>
              </v:shape>
            </w:pict>
          </mc:Fallback>
        </mc:AlternateContent>
      </w:r>
      <w:r w:rsidR="004B179B">
        <w:t xml:space="preserve">              ^directions &lt;d&gt;</w:t>
      </w:r>
    </w:p>
    <w:p w14:paraId="0A001EB8" w14:textId="77777777" w:rsidR="004B179B" w:rsidRDefault="007B3A13">
      <w:pPr>
        <w:pStyle w:val="PlainText"/>
        <w:ind w:left="720"/>
      </w:pPr>
      <w:r>
        <w:rPr>
          <w:noProof/>
        </w:rPr>
        <mc:AlternateContent>
          <mc:Choice Requires="wps">
            <w:drawing>
              <wp:anchor distT="0" distB="0" distL="114300" distR="114300" simplePos="0" relativeHeight="251743744" behindDoc="0" locked="0" layoutInCell="0" allowOverlap="1" wp14:anchorId="78D564F6" wp14:editId="2D8F3BFC">
                <wp:simplePos x="0" y="0"/>
                <wp:positionH relativeFrom="column">
                  <wp:posOffset>2247900</wp:posOffset>
                </wp:positionH>
                <wp:positionV relativeFrom="paragraph">
                  <wp:posOffset>88265</wp:posOffset>
                </wp:positionV>
                <wp:extent cx="1752600" cy="815340"/>
                <wp:effectExtent l="25400" t="0" r="0" b="22860"/>
                <wp:wrapNone/>
                <wp:docPr id="50"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52600" cy="8153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CC98" id="Line 1099" o:spid="_x0000_s1026" style="position:absolute;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6.95pt" to="315pt,7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42720" behindDoc="0" locked="0" layoutInCell="0" allowOverlap="1" wp14:anchorId="6AFD0DBB" wp14:editId="0904C150">
                <wp:simplePos x="0" y="0"/>
                <wp:positionH relativeFrom="column">
                  <wp:posOffset>1973580</wp:posOffset>
                </wp:positionH>
                <wp:positionV relativeFrom="paragraph">
                  <wp:posOffset>88265</wp:posOffset>
                </wp:positionV>
                <wp:extent cx="2042160" cy="106680"/>
                <wp:effectExtent l="25400" t="0" r="2540" b="58420"/>
                <wp:wrapNone/>
                <wp:docPr id="49" name="Lin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42160" cy="1066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A007C" id="Line 1098" o:spid="_x0000_s1026" style="position:absolute;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6.95pt" to="316.2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33504" behindDoc="0" locked="0" layoutInCell="0" allowOverlap="1" wp14:anchorId="1678CFA4" wp14:editId="33C2752F">
                <wp:simplePos x="0" y="0"/>
                <wp:positionH relativeFrom="column">
                  <wp:posOffset>647700</wp:posOffset>
                </wp:positionH>
                <wp:positionV relativeFrom="paragraph">
                  <wp:posOffset>64770</wp:posOffset>
                </wp:positionV>
                <wp:extent cx="769620" cy="0"/>
                <wp:effectExtent l="0" t="63500" r="0" b="63500"/>
                <wp:wrapNone/>
                <wp:docPr id="48" name="Line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6962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5330D" id="Line 1089" o:spid="_x0000_s1026" style="position:absolute;flip: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5.1pt" to="111.6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" o:allowincell="f" strokecolor="red">
                <v:stroke endarrow="block"/>
                <o:lock v:ext="edit" shapetype="f"/>
              </v:line>
            </w:pict>
          </mc:Fallback>
        </mc:AlternateContent>
      </w:r>
      <w:r w:rsidR="004B179B">
        <w:t xml:space="preserve">             -^last-direction &lt;o-dir&gt;)</w:t>
      </w:r>
    </w:p>
    <w:p w14:paraId="41A72D85" w14:textId="77777777" w:rsidR="004B179B" w:rsidRDefault="004B179B">
      <w:pPr>
        <w:pStyle w:val="PlainText"/>
        <w:ind w:left="720"/>
      </w:pPr>
      <w:r>
        <w:t xml:space="preserve">   (&lt;d&gt; ^value &lt;dir&gt;</w:t>
      </w:r>
    </w:p>
    <w:p w14:paraId="458A1564" w14:textId="77777777" w:rsidR="004B179B" w:rsidRDefault="007B3A13">
      <w:pPr>
        <w:pStyle w:val="PlainText"/>
        <w:ind w:left="720"/>
      </w:pPr>
      <w:r>
        <w:rPr>
          <w:noProof/>
        </w:rPr>
        <mc:AlternateContent>
          <mc:Choice Requires="wps">
            <w:drawing>
              <wp:anchor distT="0" distB="0" distL="114300" distR="114300" simplePos="0" relativeHeight="251739648" behindDoc="0" locked="0" layoutInCell="0" allowOverlap="1" wp14:anchorId="4616652A" wp14:editId="6433D4F9">
                <wp:simplePos x="0" y="0"/>
                <wp:positionH relativeFrom="column">
                  <wp:posOffset>4004310</wp:posOffset>
                </wp:positionH>
                <wp:positionV relativeFrom="paragraph">
                  <wp:posOffset>53975</wp:posOffset>
                </wp:positionV>
                <wp:extent cx="1703070" cy="432435"/>
                <wp:effectExtent l="0" t="0" r="0" b="0"/>
                <wp:wrapNone/>
                <wp:docPr id="47" name="Text Box 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3070" cy="432435"/>
                        </a:xfrm>
                        <a:prstGeom prst="rect">
                          <a:avLst/>
                        </a:prstGeom>
                        <a:solidFill>
                          <a:srgbClr val="FFFFFF"/>
                        </a:solidFill>
                        <a:ln w="9525">
                          <a:solidFill>
                            <a:srgbClr val="FF0000"/>
                          </a:solidFill>
                          <a:miter lim="800000"/>
                          <a:headEnd/>
                          <a:tailEnd/>
                        </a:ln>
                      </wps:spPr>
                      <wps:txbx>
                        <w:txbxContent>
                          <w:p w14:paraId="6B1DFE83" w14:textId="77777777" w:rsidR="004B179B" w:rsidRDefault="004B179B">
                            <w:pPr>
                              <w:rPr>
                                <w:color w:val="FF0000"/>
                                <w:sz w:val="16"/>
                              </w:rPr>
                            </w:pPr>
                            <w:r>
                              <w:rPr>
                                <w:color w:val="FF0000"/>
                                <w:sz w:val="16"/>
                              </w:rPr>
                              <w:t>&lt;o-dir&gt; matches the opposite of direction of the adjacent cell that is not a wall.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6652A" id="Text Box 1095" o:spid="_x0000_s1485" type="#_x0000_t202" style="position:absolute;left:0;text-align:left;margin-left:315.3pt;margin-top:4.25pt;width:134.1pt;height:34.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" o:allowincell="f" strokecolor="red">
                <v:path arrowok="t"/>
                <v:textbox inset="3.6pt,,3.6pt">
                  <w:txbxContent>
                    <w:p w14:paraId="6B1DFE83" w14:textId="77777777" w:rsidR="004B179B" w:rsidRDefault="004B179B">
                      <w:pPr>
                        <w:rPr>
                          <w:color w:val="FF0000"/>
                          <w:sz w:val="16"/>
                        </w:rPr>
                      </w:pPr>
                      <w:r>
                        <w:rPr>
                          <w:color w:val="FF0000"/>
                          <w:sz w:val="16"/>
                        </w:rPr>
                        <w:t>&lt;o-dir&gt; matches the opposite of direction of the adjacent cell that is not a wall.</w:t>
                      </w:r>
                    </w:p>
                  </w:txbxContent>
                </v:textbox>
              </v:shape>
            </w:pict>
          </mc:Fallback>
        </mc:AlternateContent>
      </w:r>
      <w:r>
        <w:rPr>
          <w:noProof/>
        </w:rPr>
        <mc:AlternateContent>
          <mc:Choice Requires="wps">
            <w:drawing>
              <wp:anchor distT="0" distB="0" distL="114300" distR="114300" simplePos="0" relativeHeight="251741696" behindDoc="0" locked="0" layoutInCell="0" allowOverlap="1" wp14:anchorId="337E30B2" wp14:editId="0B1EE725">
                <wp:simplePos x="0" y="0"/>
                <wp:positionH relativeFrom="column">
                  <wp:posOffset>2415540</wp:posOffset>
                </wp:positionH>
                <wp:positionV relativeFrom="paragraph">
                  <wp:posOffset>74930</wp:posOffset>
                </wp:positionV>
                <wp:extent cx="1592580" cy="144780"/>
                <wp:effectExtent l="0" t="50800" r="0" b="7620"/>
                <wp:wrapNone/>
                <wp:docPr id="46" name="Lin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592580" cy="1447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C0CE9" id="Line 1097" o:spid="_x0000_s1026" style="position:absolute;flip:x 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pt,5.9pt" to="315.6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" o:allowincell="f" strokecolor="red">
                <v:stroke endarrow="block"/>
                <o:lock v:ext="edit" shapetype="f"/>
              </v:line>
            </w:pict>
          </mc:Fallback>
        </mc:AlternateContent>
      </w:r>
      <w:r>
        <w:rPr>
          <w:noProof/>
        </w:rPr>
        <mc:AlternateContent>
          <mc:Choice Requires="wps">
            <w:drawing>
              <wp:anchor distT="0" distB="0" distL="114300" distR="114300" simplePos="0" relativeHeight="251740672" behindDoc="0" locked="0" layoutInCell="0" allowOverlap="1" wp14:anchorId="3B963F0C" wp14:editId="0DFD8994">
                <wp:simplePos x="0" y="0"/>
                <wp:positionH relativeFrom="column">
                  <wp:posOffset>3291840</wp:posOffset>
                </wp:positionH>
                <wp:positionV relativeFrom="paragraph">
                  <wp:posOffset>-184150</wp:posOffset>
                </wp:positionV>
                <wp:extent cx="716280" cy="396240"/>
                <wp:effectExtent l="12700" t="25400" r="7620" b="10160"/>
                <wp:wrapNone/>
                <wp:docPr id="45" name="Lin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16280" cy="3962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B0457" id="Line 1096" o:spid="_x0000_s1026" style="position:absolute;flip:x 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4.5pt" to="315.6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" o:allowincell="f" strokecolor="red">
                <v:stroke endarrow="block"/>
                <o:lock v:ext="edit" shapetype="f"/>
              </v:line>
            </w:pict>
          </mc:Fallback>
        </mc:AlternateContent>
      </w:r>
      <w:r w:rsidR="004B179B">
        <w:t xml:space="preserve">        ^opposite &lt;o-dir&gt;)</w:t>
      </w:r>
    </w:p>
    <w:p w14:paraId="5D638181" w14:textId="77777777" w:rsidR="004B179B" w:rsidRDefault="004B179B">
      <w:pPr>
        <w:pStyle w:val="PlainText"/>
        <w:ind w:left="720"/>
      </w:pPr>
      <w:r>
        <w:t>--&gt;</w:t>
      </w:r>
    </w:p>
    <w:p w14:paraId="4D6C2C72" w14:textId="77777777" w:rsidR="004B179B" w:rsidRDefault="004B179B">
      <w:pPr>
        <w:pStyle w:val="PlainText"/>
        <w:ind w:left="720"/>
      </w:pPr>
      <w:r>
        <w:t xml:space="preserve">   (&lt;s&gt; ^operator &lt;o&gt; + =)</w:t>
      </w:r>
    </w:p>
    <w:p w14:paraId="49F1F18C" w14:textId="77777777" w:rsidR="004B179B" w:rsidRDefault="004B179B">
      <w:pPr>
        <w:pStyle w:val="PlainText"/>
        <w:ind w:left="720"/>
      </w:pPr>
      <w:r>
        <w:t xml:space="preserve">   (&lt;o&gt; ^name move</w:t>
      </w:r>
    </w:p>
    <w:p w14:paraId="61CC636C" w14:textId="77777777" w:rsidR="004B179B" w:rsidRDefault="004B179B">
      <w:pPr>
        <w:pStyle w:val="PlainText"/>
        <w:ind w:left="720"/>
      </w:pPr>
      <w:r>
        <w:t xml:space="preserve">        ^direction &lt;dir&gt;</w:t>
      </w:r>
    </w:p>
    <w:p w14:paraId="790EFEB9" w14:textId="77777777" w:rsidR="004B179B" w:rsidRDefault="004B179B">
      <w:pPr>
        <w:pStyle w:val="PlainText"/>
        <w:ind w:left="720"/>
      </w:pPr>
      <w:r>
        <w:t xml:space="preserve">        ^content &lt;co&gt;)} </w:t>
      </w:r>
    </w:p>
    <w:p w14:paraId="4F4EECE7" w14:textId="77777777" w:rsidR="004B179B" w:rsidRDefault="004B179B">
      <w:pPr>
        <w:pStyle w:val="PlainText"/>
        <w:ind w:left="720"/>
      </w:pPr>
    </w:p>
    <w:p w14:paraId="21E330C3" w14:textId="77777777" w:rsidR="004B179B" w:rsidRDefault="004B179B">
      <w:pPr>
        <w:pStyle w:val="Header"/>
        <w:tabs>
          <w:tab w:val="clear" w:pos="4320"/>
          <w:tab w:val="clear" w:pos="8640"/>
        </w:tabs>
      </w:pPr>
      <w:r>
        <w:t xml:space="preserve">A negation can also precede a complete object, where the identifier is followed by multiple attribute-values. In that case, its is a test that there is no object with </w:t>
      </w:r>
      <w:proofErr w:type="gramStart"/>
      <w:r>
        <w:t>all of</w:t>
      </w:r>
      <w:proofErr w:type="gramEnd"/>
      <w:r>
        <w:t xml:space="preserve"> those attributes in working memory. The semantics of using negation can be a bit tricky and the details of it are spelled out in the manual.</w:t>
      </w:r>
    </w:p>
    <w:p w14:paraId="23D27053" w14:textId="77777777" w:rsidR="004B179B" w:rsidRDefault="004B179B">
      <w:pPr>
        <w:pStyle w:val="Header"/>
        <w:tabs>
          <w:tab w:val="clear" w:pos="4320"/>
          <w:tab w:val="clear" w:pos="8640"/>
        </w:tabs>
      </w:pPr>
    </w:p>
    <w:p w14:paraId="5B2BDE91" w14:textId="77777777" w:rsidR="004B179B" w:rsidRDefault="004B179B" w:rsidP="001C6305">
      <w:pPr>
        <w:pStyle w:val="Heading3"/>
        <w:spacing w:before="0"/>
      </w:pPr>
      <w:r>
        <w:br w:type="page"/>
      </w:r>
      <w:r w:rsidR="00A31D0F">
        <w:lastRenderedPageBreak/>
        <w:t>7</w:t>
      </w:r>
      <w:r>
        <w:t xml:space="preserve">.4 Advanced Move Operator Selection </w:t>
      </w:r>
    </w:p>
    <w:p w14:paraId="3D064647" w14:textId="77777777" w:rsidR="004B179B" w:rsidRDefault="004B179B"/>
    <w:p w14:paraId="34C2F752" w14:textId="77777777" w:rsidR="004B179B" w:rsidRDefault="004B179B">
      <w:pPr>
        <w:pStyle w:val="Header"/>
        <w:tabs>
          <w:tab w:val="clear" w:pos="4320"/>
          <w:tab w:val="clear" w:pos="8640"/>
        </w:tabs>
      </w:pPr>
      <w:r>
        <w:t>The alternative to modifying the proposal rule is to add a rule that eliminates from consideration any operator that moves opposite to the last direction. This requires a new preference, called reject, represented by a dash, “</w:t>
      </w:r>
      <w:proofErr w:type="gramStart"/>
      <w:r>
        <w:t>-“</w:t>
      </w:r>
      <w:proofErr w:type="gramEnd"/>
      <w:r>
        <w:t>. This is different from the operator application action that is also called rejection because that rejection removes a working memory element. When a reject preference is created for an operator, the decision procedure will not select that operator, no matter which other preferences have been created. However, the reject preference will be retracted when the rule that creates it no longer fires, allowing the rejected operator to be selected when the situation changes. Reject is used when an operator should not be selected for the current situation even if there are no other options. In contrast, a worst preference is used when an operator can be selected, but only if there are no better options.</w:t>
      </w:r>
    </w:p>
    <w:p w14:paraId="3696E359" w14:textId="77777777" w:rsidR="004B179B" w:rsidRDefault="004B179B">
      <w:pPr>
        <w:pStyle w:val="Header"/>
        <w:tabs>
          <w:tab w:val="clear" w:pos="4320"/>
          <w:tab w:val="clear" w:pos="8640"/>
        </w:tabs>
      </w:pPr>
    </w:p>
    <w:p w14:paraId="559CB003" w14:textId="77777777" w:rsidR="004B179B" w:rsidRDefault="004B179B">
      <w:pPr>
        <w:pStyle w:val="Header"/>
        <w:tabs>
          <w:tab w:val="clear" w:pos="4320"/>
          <w:tab w:val="clear" w:pos="8640"/>
        </w:tabs>
      </w:pPr>
      <w:r>
        <w:t xml:space="preserve">One side effect of reject is that it disables better/worse preferences where the rejected operator is better than some other operator. Normally, that other operator would not be selected, but if the better operator is rejected, the better/worse preference is ignored. </w:t>
      </w:r>
    </w:p>
    <w:p w14:paraId="77194565" w14:textId="77777777" w:rsidR="004B179B" w:rsidRDefault="004B179B">
      <w:pPr>
        <w:pStyle w:val="Header"/>
        <w:tabs>
          <w:tab w:val="clear" w:pos="4320"/>
          <w:tab w:val="clear" w:pos="8640"/>
        </w:tabs>
      </w:pPr>
    </w:p>
    <w:p w14:paraId="1F881985" w14:textId="77777777" w:rsidR="004B179B" w:rsidRDefault="004B179B">
      <w:r>
        <w:t>Try writing both English and Soar versions of this rule.</w:t>
      </w:r>
    </w:p>
    <w:p w14:paraId="4347D776" w14:textId="77777777" w:rsidR="004B179B" w:rsidRDefault="004B179B"/>
    <w:p w14:paraId="3621A308" w14:textId="77777777" w:rsidR="004B179B" w:rsidRDefault="004B179B">
      <w:pPr>
        <w:pStyle w:val="PlainText"/>
      </w:pPr>
      <w:r>
        <w:t># Select*move*reject*backward</w:t>
      </w:r>
    </w:p>
    <w:p w14:paraId="43784997" w14:textId="77777777" w:rsidR="004B179B" w:rsidRDefault="004B179B">
      <w:pPr>
        <w:pStyle w:val="PlainText"/>
      </w:pPr>
      <w:r>
        <w:t xml:space="preserve"># If there is a proposed operator to move in the direction </w:t>
      </w:r>
    </w:p>
    <w:p w14:paraId="78ABFDF8" w14:textId="77777777" w:rsidR="004B179B" w:rsidRDefault="004B179B">
      <w:pPr>
        <w:pStyle w:val="PlainText"/>
      </w:pPr>
      <w:r>
        <w:t xml:space="preserve">#    opposite the last move,  </w:t>
      </w:r>
    </w:p>
    <w:p w14:paraId="793B044F" w14:textId="77777777" w:rsidR="004B179B" w:rsidRDefault="004B179B">
      <w:pPr>
        <w:pStyle w:val="PlainText"/>
      </w:pPr>
      <w:r>
        <w:t xml:space="preserve">#    </w:t>
      </w:r>
      <w:proofErr w:type="gramStart"/>
      <w:r>
        <w:t>reject</w:t>
      </w:r>
      <w:proofErr w:type="gramEnd"/>
      <w:r>
        <w:t xml:space="preserve"> that operator.</w:t>
      </w:r>
    </w:p>
    <w:p w14:paraId="68213638" w14:textId="77777777" w:rsidR="004B179B" w:rsidRDefault="004B179B">
      <w:pPr>
        <w:pStyle w:val="PlainText"/>
      </w:pPr>
    </w:p>
    <w:p w14:paraId="5D29F55B" w14:textId="77777777" w:rsidR="004B179B" w:rsidRDefault="007B3A13">
      <w:pPr>
        <w:pStyle w:val="PlainText"/>
        <w:ind w:left="720"/>
      </w:pPr>
      <w:r>
        <w:rPr>
          <w:noProof/>
        </w:rPr>
        <mc:AlternateContent>
          <mc:Choice Requires="wps">
            <w:drawing>
              <wp:anchor distT="0" distB="0" distL="114300" distR="114300" simplePos="0" relativeHeight="251731456" behindDoc="0" locked="0" layoutInCell="0" allowOverlap="1" wp14:anchorId="52939A8D" wp14:editId="039CFE60">
                <wp:simplePos x="0" y="0"/>
                <wp:positionH relativeFrom="column">
                  <wp:posOffset>3897630</wp:posOffset>
                </wp:positionH>
                <wp:positionV relativeFrom="paragraph">
                  <wp:posOffset>128905</wp:posOffset>
                </wp:positionV>
                <wp:extent cx="1596390" cy="447675"/>
                <wp:effectExtent l="0" t="0" r="3810" b="0"/>
                <wp:wrapNone/>
                <wp:docPr id="44"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447675"/>
                        </a:xfrm>
                        <a:prstGeom prst="rect">
                          <a:avLst/>
                        </a:prstGeom>
                        <a:solidFill>
                          <a:srgbClr val="FFFFFF"/>
                        </a:solidFill>
                        <a:ln w="9525">
                          <a:solidFill>
                            <a:srgbClr val="FF0000"/>
                          </a:solidFill>
                          <a:miter lim="800000"/>
                          <a:headEnd/>
                          <a:tailEnd/>
                        </a:ln>
                      </wps:spPr>
                      <wps:txbx>
                        <w:txbxContent>
                          <w:p w14:paraId="0E62EF7B" w14:textId="77777777" w:rsidR="004B179B" w:rsidRDefault="004B179B">
                            <w:pPr>
                              <w:rPr>
                                <w:color w:val="FF0000"/>
                                <w:sz w:val="16"/>
                              </w:rPr>
                            </w:pPr>
                            <w:r>
                              <w:rPr>
                                <w:color w:val="FF0000"/>
                                <w:sz w:val="16"/>
                              </w:rPr>
                              <w:t xml:space="preserve">Uses &lt;dir&gt; from operator to match &lt;dir&gt; in directions and then match </w:t>
                            </w:r>
                            <w:proofErr w:type="gramStart"/>
                            <w:r>
                              <w:rPr>
                                <w:color w:val="FF0000"/>
                                <w:sz w:val="16"/>
                              </w:rPr>
                              <w:t>opposite</w:t>
                            </w:r>
                            <w:proofErr w:type="gramEnd"/>
                            <w:r>
                              <w:rPr>
                                <w:color w:val="FF0000"/>
                                <w:sz w:val="16"/>
                              </w:rPr>
                              <w:t xml:space="preserve"> </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39A8D" id="Text Box 1087" o:spid="_x0000_s1486" type="#_x0000_t202" style="position:absolute;left:0;text-align:left;margin-left:306.9pt;margin-top:10.15pt;width:125.7pt;height:35.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" o:allowincell="f" strokecolor="red">
                <v:path arrowok="t"/>
                <v:textbox inset="3.6pt,,3.6pt">
                  <w:txbxContent>
                    <w:p w14:paraId="0E62EF7B" w14:textId="77777777" w:rsidR="004B179B" w:rsidRDefault="004B179B">
                      <w:pPr>
                        <w:rPr>
                          <w:color w:val="FF0000"/>
                          <w:sz w:val="16"/>
                        </w:rPr>
                      </w:pPr>
                      <w:r>
                        <w:rPr>
                          <w:color w:val="FF0000"/>
                          <w:sz w:val="16"/>
                        </w:rPr>
                        <w:t xml:space="preserve">Uses &lt;dir&gt; from operator to match &lt;dir&gt; in directions and then match </w:t>
                      </w:r>
                      <w:proofErr w:type="gramStart"/>
                      <w:r>
                        <w:rPr>
                          <w:color w:val="FF0000"/>
                          <w:sz w:val="16"/>
                        </w:rPr>
                        <w:t>opposite</w:t>
                      </w:r>
                      <w:proofErr w:type="gramEnd"/>
                      <w:r>
                        <w:rPr>
                          <w:color w:val="FF0000"/>
                          <w:sz w:val="16"/>
                        </w:rPr>
                        <w:t xml:space="preserve"> </w:t>
                      </w:r>
                    </w:p>
                  </w:txbxContent>
                </v:textbox>
              </v:shape>
            </w:pict>
          </mc:Fallback>
        </mc:AlternateContent>
      </w:r>
      <w:r w:rsidR="004B179B">
        <w:t>sp {select*move*reject*</w:t>
      </w:r>
      <w:proofErr w:type="gramStart"/>
      <w:r w:rsidR="004B179B">
        <w:t>backward</w:t>
      </w:r>
      <w:proofErr w:type="gramEnd"/>
    </w:p>
    <w:p w14:paraId="2DB69D4B" w14:textId="77777777" w:rsidR="004B179B" w:rsidRDefault="004B179B">
      <w:pPr>
        <w:pStyle w:val="PlainText"/>
        <w:ind w:left="720"/>
      </w:pPr>
      <w:r>
        <w:t xml:space="preserve">   (state &lt;s&gt; ^operator &lt;o&gt; +</w:t>
      </w:r>
    </w:p>
    <w:p w14:paraId="51BD1C0A" w14:textId="77777777" w:rsidR="004B179B" w:rsidRDefault="007B3A13">
      <w:pPr>
        <w:pStyle w:val="PlainText"/>
        <w:ind w:left="720"/>
      </w:pPr>
      <w:r>
        <w:rPr>
          <w:noProof/>
        </w:rPr>
        <mc:AlternateContent>
          <mc:Choice Requires="wps">
            <w:drawing>
              <wp:anchor distT="0" distB="0" distL="114300" distR="114300" simplePos="0" relativeHeight="251745792" behindDoc="0" locked="0" layoutInCell="0" allowOverlap="1" wp14:anchorId="38D7529C" wp14:editId="37890B2E">
                <wp:simplePos x="0" y="0"/>
                <wp:positionH relativeFrom="column">
                  <wp:posOffset>3154680</wp:posOffset>
                </wp:positionH>
                <wp:positionV relativeFrom="paragraph">
                  <wp:posOffset>71755</wp:posOffset>
                </wp:positionV>
                <wp:extent cx="746760" cy="129540"/>
                <wp:effectExtent l="12700" t="0" r="2540" b="48260"/>
                <wp:wrapNone/>
                <wp:docPr id="43"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46760" cy="1295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60AA8" id="Line 1101" o:spid="_x0000_s1026" style="position:absolute;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65pt" to="307.2pt,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" o:allowincell="f" strokecolor="red">
                <v:stroke endarrow="block"/>
                <o:lock v:ext="edit" shapetype="f"/>
              </v:line>
            </w:pict>
          </mc:Fallback>
        </mc:AlternateContent>
      </w:r>
      <w:r>
        <w:rPr>
          <w:noProof/>
        </w:rPr>
        <mc:AlternateContent>
          <mc:Choice Requires="wps">
            <w:drawing>
              <wp:anchor distT="0" distB="0" distL="114300" distR="114300" simplePos="0" relativeHeight="251746816" behindDoc="0" locked="0" layoutInCell="0" allowOverlap="1" wp14:anchorId="1F7EBBC1" wp14:editId="5BF59EFF">
                <wp:simplePos x="0" y="0"/>
                <wp:positionH relativeFrom="column">
                  <wp:posOffset>1943100</wp:posOffset>
                </wp:positionH>
                <wp:positionV relativeFrom="paragraph">
                  <wp:posOffset>79375</wp:posOffset>
                </wp:positionV>
                <wp:extent cx="1958340" cy="251460"/>
                <wp:effectExtent l="25400" t="0" r="0" b="53340"/>
                <wp:wrapNone/>
                <wp:docPr id="42"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58340" cy="2514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A304D" id="Line 1102" o:spid="_x0000_s1026" style="position:absolute;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25pt" to="307.2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" o:allowincell="f" strokecolor="red">
                <v:stroke endarrow="block"/>
                <o:lock v:ext="edit" shapetype="f"/>
              </v:line>
            </w:pict>
          </mc:Fallback>
        </mc:AlternateContent>
      </w:r>
      <w:r w:rsidR="004B179B">
        <w:t xml:space="preserve">              ^directions &lt;d&gt;</w:t>
      </w:r>
    </w:p>
    <w:p w14:paraId="5EE984A5" w14:textId="77777777" w:rsidR="004B179B" w:rsidRDefault="004B179B">
      <w:pPr>
        <w:pStyle w:val="PlainText"/>
        <w:ind w:left="720"/>
      </w:pPr>
      <w:r>
        <w:t xml:space="preserve">              ^</w:t>
      </w:r>
      <w:proofErr w:type="gramStart"/>
      <w:r>
        <w:t>last-direction</w:t>
      </w:r>
      <w:proofErr w:type="gramEnd"/>
      <w:r>
        <w:t xml:space="preserve"> &lt;dir&gt;)</w:t>
      </w:r>
    </w:p>
    <w:p w14:paraId="3F92A60D" w14:textId="77777777" w:rsidR="004B179B" w:rsidRDefault="007B3A13">
      <w:pPr>
        <w:pStyle w:val="PlainText"/>
        <w:ind w:left="720"/>
      </w:pPr>
      <w:r>
        <w:rPr>
          <w:noProof/>
        </w:rPr>
        <mc:AlternateContent>
          <mc:Choice Requires="wps">
            <w:drawing>
              <wp:anchor distT="0" distB="0" distL="114300" distR="114300" simplePos="0" relativeHeight="251747840" behindDoc="0" locked="0" layoutInCell="0" allowOverlap="1" wp14:anchorId="78E18C34" wp14:editId="7FCC927C">
                <wp:simplePos x="0" y="0"/>
                <wp:positionH relativeFrom="column">
                  <wp:posOffset>3897630</wp:posOffset>
                </wp:positionH>
                <wp:positionV relativeFrom="paragraph">
                  <wp:posOffset>39370</wp:posOffset>
                </wp:positionV>
                <wp:extent cx="1596390" cy="470535"/>
                <wp:effectExtent l="0" t="0" r="3810" b="0"/>
                <wp:wrapNone/>
                <wp:docPr id="41" name="Text 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6390" cy="470535"/>
                        </a:xfrm>
                        <a:prstGeom prst="rect">
                          <a:avLst/>
                        </a:prstGeom>
                        <a:solidFill>
                          <a:srgbClr val="FFFFFF"/>
                        </a:solidFill>
                        <a:ln w="9525">
                          <a:solidFill>
                            <a:srgbClr val="FF0000"/>
                          </a:solidFill>
                          <a:miter lim="800000"/>
                          <a:headEnd/>
                          <a:tailEnd/>
                        </a:ln>
                      </wps:spPr>
                      <wps:txbx>
                        <w:txbxContent>
                          <w:p w14:paraId="3B66B961" w14:textId="77777777" w:rsidR="004B179B" w:rsidRDefault="004B179B">
                            <w:pPr>
                              <w:rPr>
                                <w:color w:val="FF0000"/>
                                <w:sz w:val="16"/>
                              </w:rPr>
                            </w:pPr>
                            <w:r>
                              <w:rPr>
                                <w:color w:val="FF0000"/>
                                <w:sz w:val="16"/>
                              </w:rPr>
                              <w:t xml:space="preserve">&lt;odir&gt; must match opposite of last-direction and direction of proposed </w:t>
                            </w:r>
                            <w:proofErr w:type="gramStart"/>
                            <w:r>
                              <w:rPr>
                                <w:color w:val="FF0000"/>
                                <w:sz w:val="16"/>
                              </w:rPr>
                              <w:t>operator</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18C34" id="Text Box 1103" o:spid="_x0000_s1487" type="#_x0000_t202" style="position:absolute;left:0;text-align:left;margin-left:306.9pt;margin-top:3.1pt;width:125.7pt;height:37.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" o:allowincell="f" strokecolor="red">
                <v:path arrowok="t"/>
                <v:textbox inset="3.6pt,,3.6pt">
                  <w:txbxContent>
                    <w:p w14:paraId="3B66B961" w14:textId="77777777" w:rsidR="004B179B" w:rsidRDefault="004B179B">
                      <w:pPr>
                        <w:rPr>
                          <w:color w:val="FF0000"/>
                          <w:sz w:val="16"/>
                        </w:rPr>
                      </w:pPr>
                      <w:r>
                        <w:rPr>
                          <w:color w:val="FF0000"/>
                          <w:sz w:val="16"/>
                        </w:rPr>
                        <w:t xml:space="preserve">&lt;odir&gt; must match opposite of last-direction and direction of proposed </w:t>
                      </w:r>
                      <w:proofErr w:type="gramStart"/>
                      <w:r>
                        <w:rPr>
                          <w:color w:val="FF0000"/>
                          <w:sz w:val="16"/>
                        </w:rPr>
                        <w:t>operator</w:t>
                      </w:r>
                      <w:proofErr w:type="gramEnd"/>
                    </w:p>
                  </w:txbxContent>
                </v:textbox>
              </v:shape>
            </w:pict>
          </mc:Fallback>
        </mc:AlternateContent>
      </w:r>
      <w:r w:rsidR="004B179B">
        <w:t xml:space="preserve">   (&lt;d&gt; ^value &lt;dir&gt;</w:t>
      </w:r>
    </w:p>
    <w:p w14:paraId="77F92114" w14:textId="77777777" w:rsidR="004B179B" w:rsidRDefault="007B3A13">
      <w:pPr>
        <w:pStyle w:val="PlainText"/>
        <w:ind w:left="720"/>
      </w:pPr>
      <w:r>
        <w:rPr>
          <w:noProof/>
        </w:rPr>
        <mc:AlternateContent>
          <mc:Choice Requires="wps">
            <w:drawing>
              <wp:anchor distT="0" distB="0" distL="114300" distR="114300" simplePos="0" relativeHeight="251749888" behindDoc="0" locked="0" layoutInCell="0" allowOverlap="1" wp14:anchorId="661C98F4" wp14:editId="7224B6DB">
                <wp:simplePos x="0" y="0"/>
                <wp:positionH relativeFrom="column">
                  <wp:posOffset>2476500</wp:posOffset>
                </wp:positionH>
                <wp:positionV relativeFrom="paragraph">
                  <wp:posOffset>135255</wp:posOffset>
                </wp:positionV>
                <wp:extent cx="1432560" cy="220980"/>
                <wp:effectExtent l="25400" t="0" r="2540" b="45720"/>
                <wp:wrapNone/>
                <wp:docPr id="40"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32560" cy="2209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98EC6" id="Line 1105" o:spid="_x0000_s1026" style="position:absolute;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0.65pt" to="307.8pt,2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48864" behindDoc="0" locked="0" layoutInCell="0" allowOverlap="1" wp14:anchorId="0587F72F" wp14:editId="4C2270B5">
                <wp:simplePos x="0" y="0"/>
                <wp:positionH relativeFrom="column">
                  <wp:posOffset>2407920</wp:posOffset>
                </wp:positionH>
                <wp:positionV relativeFrom="paragraph">
                  <wp:posOffset>66675</wp:posOffset>
                </wp:positionV>
                <wp:extent cx="1501140" cy="60960"/>
                <wp:effectExtent l="0" t="50800" r="0" b="15240"/>
                <wp:wrapNone/>
                <wp:docPr id="39"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501140" cy="6096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9E900" id="Line 1104" o:spid="_x0000_s1026" style="position:absolute;flip:x 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pt,5.25pt" to="307.8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" o:allowincell="f" strokecolor="red">
                <v:stroke endarrow="block"/>
                <o:lock v:ext="edit" shapetype="f"/>
              </v:line>
            </w:pict>
          </mc:Fallback>
        </mc:AlternateContent>
      </w:r>
      <w:r w:rsidR="004B179B">
        <w:t xml:space="preserve">        ^opposite &lt;o-dir&gt;)</w:t>
      </w:r>
    </w:p>
    <w:p w14:paraId="2B76ECBC" w14:textId="77777777" w:rsidR="004B179B" w:rsidRDefault="004B179B">
      <w:pPr>
        <w:pStyle w:val="PlainText"/>
        <w:ind w:left="720"/>
      </w:pPr>
      <w:r>
        <w:t xml:space="preserve">   (&lt;o&gt; ^name move</w:t>
      </w:r>
    </w:p>
    <w:p w14:paraId="0C64B481" w14:textId="77777777" w:rsidR="004B179B" w:rsidRDefault="007B3A13">
      <w:pPr>
        <w:pStyle w:val="PlainText"/>
        <w:ind w:left="720"/>
      </w:pPr>
      <w:r>
        <w:rPr>
          <w:noProof/>
        </w:rPr>
        <mc:AlternateContent>
          <mc:Choice Requires="wps">
            <w:drawing>
              <wp:anchor distT="0" distB="0" distL="114300" distR="114300" simplePos="0" relativeHeight="251736576" behindDoc="0" locked="0" layoutInCell="0" allowOverlap="1" wp14:anchorId="604AB727" wp14:editId="2D61467C">
                <wp:simplePos x="0" y="0"/>
                <wp:positionH relativeFrom="column">
                  <wp:posOffset>3897630</wp:posOffset>
                </wp:positionH>
                <wp:positionV relativeFrom="paragraph">
                  <wp:posOffset>116840</wp:posOffset>
                </wp:positionV>
                <wp:extent cx="1588770" cy="381000"/>
                <wp:effectExtent l="0" t="0" r="0" b="0"/>
                <wp:wrapNone/>
                <wp:docPr id="38" name="Text Box 1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8770" cy="381000"/>
                        </a:xfrm>
                        <a:prstGeom prst="rect">
                          <a:avLst/>
                        </a:prstGeom>
                        <a:solidFill>
                          <a:srgbClr val="FFFFFF"/>
                        </a:solidFill>
                        <a:ln w="9525">
                          <a:solidFill>
                            <a:srgbClr val="FF0000"/>
                          </a:solidFill>
                          <a:miter lim="800000"/>
                          <a:headEnd/>
                          <a:tailEnd/>
                        </a:ln>
                      </wps:spPr>
                      <wps:txbx>
                        <w:txbxContent>
                          <w:p w14:paraId="0305AA91" w14:textId="77777777" w:rsidR="004B179B" w:rsidRDefault="004B179B">
                            <w:pPr>
                              <w:rPr>
                                <w:color w:val="FF0000"/>
                                <w:sz w:val="16"/>
                              </w:rPr>
                            </w:pPr>
                            <w:r>
                              <w:rPr>
                                <w:color w:val="FF0000"/>
                                <w:sz w:val="16"/>
                              </w:rPr>
                              <w:t>- means reject so that this operator will not be selected.</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AB727" id="Text Box 1092" o:spid="_x0000_s1488" type="#_x0000_t202" style="position:absolute;left:0;text-align:left;margin-left:306.9pt;margin-top:9.2pt;width:125.1pt;height:30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" o:allowincell="f" strokecolor="red">
                <v:path arrowok="t"/>
                <v:textbox inset="3.6pt,,3.6pt">
                  <w:txbxContent>
                    <w:p w14:paraId="0305AA91" w14:textId="77777777" w:rsidR="004B179B" w:rsidRDefault="004B179B">
                      <w:pPr>
                        <w:rPr>
                          <w:color w:val="FF0000"/>
                          <w:sz w:val="16"/>
                        </w:rPr>
                      </w:pPr>
                      <w:r>
                        <w:rPr>
                          <w:color w:val="FF0000"/>
                          <w:sz w:val="16"/>
                        </w:rPr>
                        <w:t>- means reject so that this operator will not be selected.</w:t>
                      </w:r>
                    </w:p>
                  </w:txbxContent>
                </v:textbox>
              </v:shape>
            </w:pict>
          </mc:Fallback>
        </mc:AlternateContent>
      </w:r>
      <w:r w:rsidR="004B179B">
        <w:t xml:space="preserve">        ^direction &lt;o-dir&gt;)</w:t>
      </w:r>
    </w:p>
    <w:p w14:paraId="0E6D61ED" w14:textId="77777777" w:rsidR="004B179B" w:rsidRDefault="007B3A13">
      <w:pPr>
        <w:pStyle w:val="PlainText"/>
        <w:ind w:left="720"/>
      </w:pPr>
      <w:r>
        <w:rPr>
          <w:noProof/>
        </w:rPr>
        <mc:AlternateContent>
          <mc:Choice Requires="wps">
            <w:drawing>
              <wp:anchor distT="0" distB="0" distL="114300" distR="114300" simplePos="0" relativeHeight="251737600" behindDoc="0" locked="0" layoutInCell="0" allowOverlap="1" wp14:anchorId="07D9CB6E" wp14:editId="495E0045">
                <wp:simplePos x="0" y="0"/>
                <wp:positionH relativeFrom="column">
                  <wp:posOffset>2343150</wp:posOffset>
                </wp:positionH>
                <wp:positionV relativeFrom="paragraph">
                  <wp:posOffset>138430</wp:posOffset>
                </wp:positionV>
                <wp:extent cx="1550670" cy="78105"/>
                <wp:effectExtent l="12700" t="0" r="0" b="61595"/>
                <wp:wrapNone/>
                <wp:docPr id="37" name="Lin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50670" cy="7810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BA081" id="Line 1093" o:spid="_x0000_s1026" style="position:absolute;flip:x;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0.9pt" to="306.6pt,1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" o:allowincell="f" strokecolor="red">
                <v:stroke endarrow="block"/>
                <o:lock v:ext="edit" shapetype="f"/>
              </v:line>
            </w:pict>
          </mc:Fallback>
        </mc:AlternateContent>
      </w:r>
      <w:r w:rsidR="004B179B">
        <w:t>--&gt;</w:t>
      </w:r>
    </w:p>
    <w:p w14:paraId="15528942" w14:textId="77777777" w:rsidR="004B179B" w:rsidRDefault="004B179B">
      <w:pPr>
        <w:pStyle w:val="PlainText"/>
        <w:ind w:left="720"/>
      </w:pPr>
      <w:r>
        <w:t xml:space="preserve">   (&lt;s&gt; ^operator &lt;o&gt; -)} </w:t>
      </w:r>
    </w:p>
    <w:p w14:paraId="1A685962" w14:textId="77777777" w:rsidR="004B179B" w:rsidRDefault="004B179B"/>
    <w:p w14:paraId="3039C51E" w14:textId="77777777" w:rsidR="004B179B" w:rsidRDefault="004B179B">
      <w:r>
        <w:t xml:space="preserve">Note that this rule will not reject the proposed operator for the first move because the attribute </w:t>
      </w:r>
      <w:r>
        <w:rPr>
          <w:rFonts w:ascii="Courier New" w:hAnsi="Courier New"/>
        </w:rPr>
        <w:t>^</w:t>
      </w:r>
      <w:proofErr w:type="gramStart"/>
      <w:r>
        <w:rPr>
          <w:rFonts w:ascii="Courier New" w:hAnsi="Courier New"/>
        </w:rPr>
        <w:t>last-direction</w:t>
      </w:r>
      <w:proofErr w:type="gramEnd"/>
      <w:r>
        <w:t xml:space="preserve"> will not initially exist.</w:t>
      </w:r>
    </w:p>
    <w:p w14:paraId="334BD270" w14:textId="77777777" w:rsidR="004B179B" w:rsidRDefault="004B179B" w:rsidP="001C6305">
      <w:pPr>
        <w:pStyle w:val="Heading1"/>
        <w:spacing w:before="0"/>
      </w:pPr>
      <w:r>
        <w:br w:type="page"/>
      </w:r>
      <w:r w:rsidR="00A31D0F">
        <w:lastRenderedPageBreak/>
        <w:t>8</w:t>
      </w:r>
      <w:r>
        <w:t>. Jump Operator</w:t>
      </w:r>
    </w:p>
    <w:p w14:paraId="7ED4D18D" w14:textId="77777777" w:rsidR="004B179B" w:rsidRDefault="004B179B"/>
    <w:p w14:paraId="4577F746" w14:textId="77777777" w:rsidR="004B179B" w:rsidRDefault="004B179B">
      <w:proofErr w:type="gramStart"/>
      <w:r>
        <w:t>All of</w:t>
      </w:r>
      <w:proofErr w:type="gramEnd"/>
      <w:r>
        <w:t xml:space="preserve"> the eaters you’ve created so far have a single type of operator: move. In many situations, more than one instance of the operator is created, but still, there was only one operator. Adding operators does not change the way Soar operates, but it does give you a chance to use what you’ve learned on a slightly different problem. In this section, you are going to write the jump operator. An eater can jump over a cell to a cell two moves away; however, a jump costs the eater 5 points (the same as it gains from a normalfood). The eater can jump over a wall, but it cannot jump into a cell with a wall. </w:t>
      </w:r>
    </w:p>
    <w:p w14:paraId="2656053C" w14:textId="77777777" w:rsidR="004B179B" w:rsidRDefault="004B179B"/>
    <w:p w14:paraId="4D13893E" w14:textId="77777777" w:rsidR="004B179B" w:rsidRDefault="004B179B">
      <w:r>
        <w:t>In writing the jump operator, you should write and test the proposal and application rules without including the move operator. This will let you debug the jump rules first, without getting things mixed up with the rules for the move operator. You should then write operator selection rules and combine your jump operator with the move operator. In writing the jump operator, you will want to use the initialization rule for directions from the previous section, so you will want to copy that to your file in which you are writing the jump operator.</w:t>
      </w:r>
    </w:p>
    <w:p w14:paraId="0184DD14" w14:textId="77777777" w:rsidR="004B179B" w:rsidRDefault="004B179B"/>
    <w:p w14:paraId="6121FBAA" w14:textId="77777777" w:rsidR="004B179B" w:rsidRDefault="004B179B">
      <w:r>
        <w:t>The rest of this section goes through the rules for jump. If you feel confident in your knowledge of the aspects of Soar that have been presented so far, you should try to write your own jump operator before reading this section. As you are writing your own jump operator, you should try to reuse or generalize some of the rules you wrote for the move operator. You might find it is a bit tricky for your eater to correctly keep track of the previous direction it moved or jumped. If you get stuck, or are unsure about what to do, you should read these sections.</w:t>
      </w:r>
    </w:p>
    <w:p w14:paraId="6FC099D3" w14:textId="77777777" w:rsidR="004B179B" w:rsidRDefault="004B179B"/>
    <w:p w14:paraId="4ADA1CA0" w14:textId="77777777" w:rsidR="004B179B" w:rsidRDefault="004B179B">
      <w:pPr>
        <w:pStyle w:val="Header"/>
        <w:tabs>
          <w:tab w:val="clear" w:pos="4320"/>
          <w:tab w:val="clear" w:pos="8640"/>
        </w:tabs>
      </w:pPr>
      <w:r>
        <w:t>After you finish this section, you can try your own strategies by creating different eaters with different control knowledge. You can even have contests between them to see which strategies work best.</w:t>
      </w:r>
    </w:p>
    <w:p w14:paraId="2C891266" w14:textId="77777777" w:rsidR="004B179B" w:rsidRDefault="00A31D0F">
      <w:pPr>
        <w:pStyle w:val="Heading3"/>
      </w:pPr>
      <w:r>
        <w:t>8</w:t>
      </w:r>
      <w:r w:rsidR="004B179B">
        <w:t>.1 Jump Operator Proposal</w:t>
      </w:r>
    </w:p>
    <w:p w14:paraId="21939897" w14:textId="77777777" w:rsidR="004B179B" w:rsidRDefault="004B179B"/>
    <w:p w14:paraId="3651A1E9" w14:textId="77777777" w:rsidR="004B179B" w:rsidRDefault="004B179B">
      <w:r>
        <w:t xml:space="preserve">There are only two differences between the proposal for the move operator and the jump operator. </w:t>
      </w:r>
    </w:p>
    <w:p w14:paraId="74BD454D" w14:textId="77777777" w:rsidR="004B179B" w:rsidRDefault="004B179B">
      <w:pPr>
        <w:numPr>
          <w:ilvl w:val="0"/>
          <w:numId w:val="7"/>
        </w:numPr>
      </w:pPr>
      <w:r>
        <w:t>The first difference is that the name of the operator should be jump, not move.</w:t>
      </w:r>
    </w:p>
    <w:p w14:paraId="1C189D20" w14:textId="77777777" w:rsidR="004B179B" w:rsidRDefault="004B179B">
      <w:pPr>
        <w:numPr>
          <w:ilvl w:val="0"/>
          <w:numId w:val="7"/>
        </w:numPr>
      </w:pPr>
      <w:r>
        <w:t xml:space="preserve">The second is that instead of testing that an adjacent cell does not contain a wall, the jump operator needs to test that a cell two moves away in a direction does not contain a wall. This is easy to add because every cell has the same four directional pointers, so the desired cell can be tested via the direction augmentation on the adjacent cell: instead of just </w:t>
      </w:r>
      <w:r>
        <w:rPr>
          <w:rFonts w:ascii="Courier New" w:hAnsi="Courier New"/>
        </w:rPr>
        <w:t>&lt;dir&gt;</w:t>
      </w:r>
      <w:r>
        <w:t xml:space="preserve"> use </w:t>
      </w:r>
      <w:r>
        <w:rPr>
          <w:rFonts w:ascii="Courier New" w:hAnsi="Courier New"/>
        </w:rPr>
        <w:t>&lt;dir</w:t>
      </w:r>
      <w:proofErr w:type="gramStart"/>
      <w:r>
        <w:rPr>
          <w:rFonts w:ascii="Courier New" w:hAnsi="Courier New"/>
        </w:rPr>
        <w:t>&gt;.&lt;</w:t>
      </w:r>
      <w:proofErr w:type="gramEnd"/>
      <w:r>
        <w:rPr>
          <w:rFonts w:ascii="Courier New" w:hAnsi="Courier New"/>
        </w:rPr>
        <w:t>dir&gt;</w:t>
      </w:r>
      <w:r>
        <w:t xml:space="preserve"> which tests two steps in the same direction because the same directional pointer must match both uses of </w:t>
      </w:r>
      <w:r>
        <w:rPr>
          <w:rFonts w:ascii="Courier New" w:hAnsi="Courier New"/>
        </w:rPr>
        <w:t>&lt;dir&gt;</w:t>
      </w:r>
      <w:r>
        <w:t>.</w:t>
      </w:r>
    </w:p>
    <w:p w14:paraId="77509BBB" w14:textId="77777777" w:rsidR="004B179B" w:rsidRDefault="004B179B">
      <w:pPr>
        <w:pStyle w:val="PlainText"/>
        <w:rPr>
          <w:rFonts w:ascii="Arial" w:hAnsi="Arial"/>
        </w:rPr>
      </w:pPr>
      <w:r>
        <w:rPr>
          <w:rFonts w:ascii="Arial" w:hAnsi="Arial"/>
        </w:rPr>
        <w:t xml:space="preserve">In these examples, we will use the proposal that does not test for the absence of backward moves. We will include that in the selection knowledge. </w:t>
      </w:r>
      <w:proofErr w:type="gramStart"/>
      <w:r>
        <w:rPr>
          <w:rFonts w:ascii="Arial" w:hAnsi="Arial"/>
        </w:rPr>
        <w:t>Thus</w:t>
      </w:r>
      <w:proofErr w:type="gramEnd"/>
      <w:r>
        <w:rPr>
          <w:rFonts w:ascii="Arial" w:hAnsi="Arial"/>
        </w:rPr>
        <w:t xml:space="preserve"> the English version is: </w:t>
      </w:r>
    </w:p>
    <w:p w14:paraId="6A733D3B" w14:textId="77777777" w:rsidR="004B179B" w:rsidRDefault="004B179B">
      <w:pPr>
        <w:rPr>
          <w:rFonts w:ascii="Courier New" w:hAnsi="Courier New"/>
        </w:rPr>
      </w:pPr>
      <w:r>
        <w:rPr>
          <w:rFonts w:ascii="Courier New" w:hAnsi="Courier New"/>
        </w:rPr>
        <w:t># Propose*jump:</w:t>
      </w:r>
    </w:p>
    <w:p w14:paraId="6200FAA4" w14:textId="77777777" w:rsidR="004B179B" w:rsidRDefault="004B179B">
      <w:pPr>
        <w:pStyle w:val="PlainText"/>
      </w:pPr>
      <w:r>
        <w:t xml:space="preserve"># If the content of a cell two steps away in a direction is not a wall, </w:t>
      </w:r>
    </w:p>
    <w:p w14:paraId="5A9C493B" w14:textId="77777777" w:rsidR="004B179B" w:rsidRDefault="004B179B">
      <w:pPr>
        <w:pStyle w:val="PlainText"/>
      </w:pPr>
      <w:r>
        <w:t xml:space="preserve">#    </w:t>
      </w:r>
      <w:proofErr w:type="gramStart"/>
      <w:r>
        <w:t>propose</w:t>
      </w:r>
      <w:proofErr w:type="gramEnd"/>
      <w:r>
        <w:t xml:space="preserve"> jump in the direction of that cell, with the cell’s content,</w:t>
      </w:r>
    </w:p>
    <w:p w14:paraId="38B24C9A" w14:textId="77777777" w:rsidR="004B179B" w:rsidRDefault="004B179B">
      <w:pPr>
        <w:pStyle w:val="PlainText"/>
      </w:pPr>
      <w:r>
        <w:t>#    and indicate that this operator can be selected randomly.</w:t>
      </w:r>
    </w:p>
    <w:p w14:paraId="2B318690" w14:textId="77777777" w:rsidR="004B179B" w:rsidRDefault="004B179B">
      <w:pPr>
        <w:pStyle w:val="Header"/>
        <w:tabs>
          <w:tab w:val="clear" w:pos="4320"/>
          <w:tab w:val="clear" w:pos="8640"/>
        </w:tabs>
      </w:pPr>
    </w:p>
    <w:p w14:paraId="26041B41" w14:textId="77777777" w:rsidR="004B179B" w:rsidRDefault="004B179B">
      <w:pPr>
        <w:pStyle w:val="PlainText"/>
        <w:ind w:left="720"/>
      </w:pPr>
      <w:r>
        <w:t>sp {propose*</w:t>
      </w:r>
      <w:proofErr w:type="gramStart"/>
      <w:r>
        <w:t>jump</w:t>
      </w:r>
      <w:proofErr w:type="gramEnd"/>
    </w:p>
    <w:p w14:paraId="06965765" w14:textId="77777777" w:rsidR="004B179B" w:rsidRDefault="007B3A13">
      <w:pPr>
        <w:pStyle w:val="PlainText"/>
        <w:ind w:left="720"/>
      </w:pPr>
      <w:r>
        <w:rPr>
          <w:noProof/>
        </w:rPr>
        <mc:AlternateContent>
          <mc:Choice Requires="wps">
            <w:drawing>
              <wp:anchor distT="0" distB="0" distL="114300" distR="114300" simplePos="0" relativeHeight="251753984" behindDoc="0" locked="0" layoutInCell="0" allowOverlap="1" wp14:anchorId="363D3195" wp14:editId="64A3E4CA">
                <wp:simplePos x="0" y="0"/>
                <wp:positionH relativeFrom="column">
                  <wp:posOffset>4274820</wp:posOffset>
                </wp:positionH>
                <wp:positionV relativeFrom="paragraph">
                  <wp:posOffset>135255</wp:posOffset>
                </wp:positionV>
                <wp:extent cx="533400" cy="271145"/>
                <wp:effectExtent l="12700" t="25400" r="0" b="8255"/>
                <wp:wrapNone/>
                <wp:docPr id="36"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33400" cy="27114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F9000" id="Line 1109" o:spid="_x0000_s1026" style="position:absolute;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6pt,10.65pt" to="378.6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" o:allowincell="f" strokecolor="red">
                <v:stroke endarrow="block"/>
                <o:lock v:ext="edit" shapetype="f"/>
              </v:line>
            </w:pict>
          </mc:Fallback>
        </mc:AlternateContent>
      </w:r>
      <w:r>
        <w:rPr>
          <w:noProof/>
        </w:rPr>
        <mc:AlternateContent>
          <mc:Choice Requires="wps">
            <w:drawing>
              <wp:anchor distT="0" distB="0" distL="114300" distR="114300" simplePos="0" relativeHeight="251751936" behindDoc="0" locked="0" layoutInCell="0" allowOverlap="1" wp14:anchorId="7E8CF40B" wp14:editId="007B41F6">
                <wp:simplePos x="0" y="0"/>
                <wp:positionH relativeFrom="column">
                  <wp:posOffset>3467100</wp:posOffset>
                </wp:positionH>
                <wp:positionV relativeFrom="paragraph">
                  <wp:posOffset>109220</wp:posOffset>
                </wp:positionV>
                <wp:extent cx="304800" cy="297180"/>
                <wp:effectExtent l="0" t="25400" r="25400" b="7620"/>
                <wp:wrapNone/>
                <wp:docPr id="35"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4800" cy="2971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FDA8D" id="Line 1107" o:spid="_x0000_s1026" style="position:absolute;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8.6pt" to="297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" o:allowincell="f" strokecolor="red">
                <v:stroke endarrow="block"/>
                <o:lock v:ext="edit" shapetype="f"/>
              </v:line>
            </w:pict>
          </mc:Fallback>
        </mc:AlternateContent>
      </w:r>
      <w:r w:rsidR="004B179B">
        <w:t xml:space="preserve">   (state &lt;s&gt; ^io.input-link.my-</w:t>
      </w:r>
      <w:proofErr w:type="gramStart"/>
      <w:r w:rsidR="004B179B">
        <w:t>location.&lt;</w:t>
      </w:r>
      <w:proofErr w:type="gramEnd"/>
      <w:r w:rsidR="004B179B">
        <w:t xml:space="preserve">dir&gt;.&lt;dir&gt;.content </w:t>
      </w:r>
    </w:p>
    <w:p w14:paraId="50A37BCE" w14:textId="77777777" w:rsidR="004B179B" w:rsidRDefault="004B179B">
      <w:pPr>
        <w:pStyle w:val="PlainText"/>
        <w:ind w:left="720"/>
      </w:pPr>
      <w:r>
        <w:t xml:space="preserve">       </w:t>
      </w:r>
      <w:proofErr w:type="gramStart"/>
      <w:r>
        <w:t>{ &lt;</w:t>
      </w:r>
      <w:proofErr w:type="gramEnd"/>
      <w:r>
        <w:t>content&gt; &lt;&gt; wall })</w:t>
      </w:r>
    </w:p>
    <w:p w14:paraId="2AD17DEE" w14:textId="77777777" w:rsidR="004B179B" w:rsidRDefault="007B3A13">
      <w:pPr>
        <w:pStyle w:val="PlainText"/>
        <w:ind w:left="720"/>
      </w:pPr>
      <w:r>
        <w:rPr>
          <w:noProof/>
        </w:rPr>
        <mc:AlternateContent>
          <mc:Choice Requires="wps">
            <w:drawing>
              <wp:anchor distT="0" distB="0" distL="114300" distR="114300" simplePos="0" relativeHeight="251752960" behindDoc="0" locked="0" layoutInCell="0" allowOverlap="1" wp14:anchorId="139E2681" wp14:editId="3537D5D1">
                <wp:simplePos x="0" y="0"/>
                <wp:positionH relativeFrom="column">
                  <wp:posOffset>4057650</wp:posOffset>
                </wp:positionH>
                <wp:positionV relativeFrom="paragraph">
                  <wp:posOffset>113665</wp:posOffset>
                </wp:positionV>
                <wp:extent cx="1375410" cy="452755"/>
                <wp:effectExtent l="0" t="0" r="0" b="4445"/>
                <wp:wrapNone/>
                <wp:docPr id="34" name="Text Box 1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5410" cy="452755"/>
                        </a:xfrm>
                        <a:prstGeom prst="rect">
                          <a:avLst/>
                        </a:prstGeom>
                        <a:solidFill>
                          <a:srgbClr val="FFFFFF"/>
                        </a:solidFill>
                        <a:ln w="9525">
                          <a:solidFill>
                            <a:srgbClr val="FF0000"/>
                          </a:solidFill>
                          <a:miter lim="800000"/>
                          <a:headEnd/>
                          <a:tailEnd/>
                        </a:ln>
                      </wps:spPr>
                      <wps:txbx>
                        <w:txbxContent>
                          <w:p w14:paraId="76645F45" w14:textId="77777777" w:rsidR="004B179B" w:rsidRDefault="004B179B">
                            <w:pPr>
                              <w:rPr>
                                <w:color w:val="FF0000"/>
                                <w:sz w:val="16"/>
                              </w:rPr>
                            </w:pPr>
                            <w:r>
                              <w:rPr>
                                <w:color w:val="FF0000"/>
                                <w:sz w:val="16"/>
                              </w:rPr>
                              <w:t>The second &lt;dir&gt; leads to a cell two away from the eater in the same direction.</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E2681" id="Text Box 1108" o:spid="_x0000_s1489" type="#_x0000_t202" style="position:absolute;left:0;text-align:left;margin-left:319.5pt;margin-top:8.95pt;width:108.3pt;height:35.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" o:allowincell="f" strokecolor="red">
                <v:path arrowok="t"/>
                <v:textbox inset="3.6pt,,3.6pt">
                  <w:txbxContent>
                    <w:p w14:paraId="76645F45" w14:textId="77777777" w:rsidR="004B179B" w:rsidRDefault="004B179B">
                      <w:pPr>
                        <w:rPr>
                          <w:color w:val="FF0000"/>
                          <w:sz w:val="16"/>
                        </w:rPr>
                      </w:pPr>
                      <w:r>
                        <w:rPr>
                          <w:color w:val="FF0000"/>
                          <w:sz w:val="16"/>
                        </w:rPr>
                        <w:t>The second &lt;dir&gt; leads to a cell two away from the eater in the same direction.</w:t>
                      </w:r>
                    </w:p>
                  </w:txbxContent>
                </v:textbox>
              </v:shape>
            </w:pict>
          </mc:Fallback>
        </mc:AlternateContent>
      </w:r>
      <w:r>
        <w:rPr>
          <w:noProof/>
        </w:rPr>
        <mc:AlternateContent>
          <mc:Choice Requires="wps">
            <w:drawing>
              <wp:anchor distT="0" distB="0" distL="114300" distR="114300" simplePos="0" relativeHeight="251750912" behindDoc="0" locked="0" layoutInCell="0" allowOverlap="1" wp14:anchorId="3A1285AF" wp14:editId="739F6918">
                <wp:simplePos x="0" y="0"/>
                <wp:positionH relativeFrom="column">
                  <wp:posOffset>2830830</wp:posOffset>
                </wp:positionH>
                <wp:positionV relativeFrom="paragraph">
                  <wp:posOffset>121285</wp:posOffset>
                </wp:positionV>
                <wp:extent cx="1169670" cy="318135"/>
                <wp:effectExtent l="0" t="0" r="0" b="0"/>
                <wp:wrapNone/>
                <wp:docPr id="33" name="Text Box 1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9670" cy="318135"/>
                        </a:xfrm>
                        <a:prstGeom prst="rect">
                          <a:avLst/>
                        </a:prstGeom>
                        <a:solidFill>
                          <a:srgbClr val="FFFFFF"/>
                        </a:solidFill>
                        <a:ln w="9525">
                          <a:solidFill>
                            <a:srgbClr val="FF0000"/>
                          </a:solidFill>
                          <a:miter lim="800000"/>
                          <a:headEnd/>
                          <a:tailEnd/>
                        </a:ln>
                      </wps:spPr>
                      <wps:txbx>
                        <w:txbxContent>
                          <w:p w14:paraId="59FF9821" w14:textId="77777777" w:rsidR="004B179B" w:rsidRDefault="004B179B">
                            <w:pPr>
                              <w:rPr>
                                <w:color w:val="FF0000"/>
                                <w:sz w:val="16"/>
                              </w:rPr>
                            </w:pPr>
                            <w:r>
                              <w:rPr>
                                <w:color w:val="FF0000"/>
                                <w:sz w:val="16"/>
                              </w:rPr>
                              <w:t>The first &lt;dir&gt; leads to an adjacent cell.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85AF" id="Text Box 1106" o:spid="_x0000_s1490" type="#_x0000_t202" style="position:absolute;left:0;text-align:left;margin-left:222.9pt;margin-top:9.55pt;width:92.1pt;height:25.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" o:allowincell="f" strokecolor="red">
                <v:path arrowok="t"/>
                <v:textbox inset="3.6pt,,3.6pt">
                  <w:txbxContent>
                    <w:p w14:paraId="59FF9821" w14:textId="77777777" w:rsidR="004B179B" w:rsidRDefault="004B179B">
                      <w:pPr>
                        <w:rPr>
                          <w:color w:val="FF0000"/>
                          <w:sz w:val="16"/>
                        </w:rPr>
                      </w:pPr>
                      <w:r>
                        <w:rPr>
                          <w:color w:val="FF0000"/>
                          <w:sz w:val="16"/>
                        </w:rPr>
                        <w:t>The first &lt;dir&gt; leads to an adjacent cell.</w:t>
                      </w:r>
                    </w:p>
                  </w:txbxContent>
                </v:textbox>
              </v:shape>
            </w:pict>
          </mc:Fallback>
        </mc:AlternateContent>
      </w:r>
      <w:r w:rsidR="004B179B">
        <w:t>--&gt;</w:t>
      </w:r>
    </w:p>
    <w:p w14:paraId="41D8E31C" w14:textId="77777777" w:rsidR="004B179B" w:rsidRDefault="004B179B">
      <w:pPr>
        <w:pStyle w:val="PlainText"/>
        <w:ind w:left="720"/>
      </w:pPr>
      <w:r>
        <w:t xml:space="preserve">   (&lt;s&gt; ^operator &lt;o&gt; + =)</w:t>
      </w:r>
    </w:p>
    <w:p w14:paraId="388D863C" w14:textId="77777777" w:rsidR="004B179B" w:rsidRDefault="004B179B">
      <w:pPr>
        <w:pStyle w:val="PlainText"/>
        <w:ind w:left="720"/>
      </w:pPr>
      <w:r>
        <w:t xml:space="preserve">   (&lt;o&gt; ^name jump</w:t>
      </w:r>
    </w:p>
    <w:p w14:paraId="28637634"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r>
        <w:rPr>
          <w:rFonts w:ascii="Courier New" w:hAnsi="Courier New"/>
        </w:rPr>
        <w:tab/>
        <w:t xml:space="preserve">  ^direction &lt;dir&gt;</w:t>
      </w:r>
    </w:p>
    <w:p w14:paraId="0ABA6A88" w14:textId="77777777" w:rsidR="004B179B" w:rsidRDefault="004B179B">
      <w:pPr>
        <w:pStyle w:val="Header"/>
        <w:tabs>
          <w:tab w:val="clear" w:pos="4320"/>
          <w:tab w:val="clear" w:pos="8640"/>
        </w:tabs>
        <w:ind w:left="720" w:firstLine="720"/>
      </w:pPr>
      <w:r>
        <w:rPr>
          <w:rFonts w:ascii="Courier New" w:hAnsi="Courier New"/>
        </w:rPr>
        <w:t xml:space="preserve">  ^content &lt;content&gt;)}</w:t>
      </w:r>
      <w:r>
        <w:t xml:space="preserve"> </w:t>
      </w:r>
    </w:p>
    <w:p w14:paraId="2C959B61" w14:textId="77777777" w:rsidR="004B179B" w:rsidRDefault="004B179B">
      <w:pPr>
        <w:pStyle w:val="Header"/>
        <w:tabs>
          <w:tab w:val="clear" w:pos="4320"/>
          <w:tab w:val="clear" w:pos="8640"/>
        </w:tabs>
      </w:pPr>
    </w:p>
    <w:p w14:paraId="0276A605" w14:textId="77777777" w:rsidR="004B179B" w:rsidRDefault="004B179B">
      <w:pPr>
        <w:pStyle w:val="Header"/>
        <w:tabs>
          <w:tab w:val="clear" w:pos="4320"/>
          <w:tab w:val="clear" w:pos="8640"/>
        </w:tabs>
      </w:pPr>
    </w:p>
    <w:p w14:paraId="1CCBAFC3" w14:textId="77777777" w:rsidR="004B179B" w:rsidRDefault="004B179B" w:rsidP="001C6305">
      <w:pPr>
        <w:pStyle w:val="Heading3"/>
        <w:spacing w:before="0"/>
      </w:pPr>
      <w:r>
        <w:br w:type="page"/>
      </w:r>
      <w:r w:rsidR="00A31D0F">
        <w:lastRenderedPageBreak/>
        <w:t>8</w:t>
      </w:r>
      <w:r>
        <w:t>.2 Jump Operator Application</w:t>
      </w:r>
    </w:p>
    <w:p w14:paraId="4D228A2F" w14:textId="77777777" w:rsidR="004B179B" w:rsidRDefault="004B179B"/>
    <w:p w14:paraId="411BFC59" w14:textId="77777777" w:rsidR="004B179B" w:rsidRDefault="004B179B">
      <w:pPr>
        <w:pStyle w:val="Header"/>
        <w:tabs>
          <w:tab w:val="clear" w:pos="4320"/>
          <w:tab w:val="clear" w:pos="8640"/>
        </w:tabs>
      </w:pPr>
      <w:r>
        <w:t xml:space="preserve">The application of jump is </w:t>
      </w:r>
      <w:proofErr w:type="gramStart"/>
      <w:r>
        <w:t>exactly the same</w:t>
      </w:r>
      <w:proofErr w:type="gramEnd"/>
      <w:r>
        <w:t xml:space="preserve"> as the application of move, except that the jump name must be issued instead of a move. Instead of creating a new rule for each operator, you can reuse and generalize the original operator application rules by allowing them to match an operator named either move or jump, and then copying the </w:t>
      </w:r>
      <w:proofErr w:type="gramStart"/>
      <w:r>
        <w:t>operator</w:t>
      </w:r>
      <w:proofErr w:type="gramEnd"/>
      <w:r>
        <w:t xml:space="preserve"> name to the output link. </w:t>
      </w:r>
    </w:p>
    <w:p w14:paraId="69ACC2EA" w14:textId="77777777" w:rsidR="004B179B" w:rsidRDefault="004B179B">
      <w:pPr>
        <w:pStyle w:val="Header"/>
        <w:tabs>
          <w:tab w:val="clear" w:pos="4320"/>
          <w:tab w:val="clear" w:pos="8640"/>
        </w:tabs>
      </w:pPr>
    </w:p>
    <w:p w14:paraId="23BE6A05" w14:textId="77777777" w:rsidR="004B179B" w:rsidRDefault="004B179B">
      <w:pPr>
        <w:pStyle w:val="PlainText"/>
      </w:pPr>
      <w:r>
        <w:t># Apply*move*jump</w:t>
      </w:r>
    </w:p>
    <w:p w14:paraId="5AF60194" w14:textId="77777777" w:rsidR="004B179B" w:rsidRDefault="004B179B">
      <w:pPr>
        <w:pStyle w:val="PlainText"/>
      </w:pPr>
      <w:r>
        <w:t># If the move or jump operator for a direction is selected,</w:t>
      </w:r>
    </w:p>
    <w:p w14:paraId="2AA77AB6" w14:textId="77777777" w:rsidR="004B179B" w:rsidRDefault="004B179B">
      <w:pPr>
        <w:pStyle w:val="PlainText"/>
      </w:pPr>
      <w:r>
        <w:t xml:space="preserve">#    </w:t>
      </w:r>
      <w:proofErr w:type="gramStart"/>
      <w:r>
        <w:t>generate</w:t>
      </w:r>
      <w:proofErr w:type="gramEnd"/>
      <w:r>
        <w:t xml:space="preserve"> an output name to move in that direction.</w:t>
      </w:r>
    </w:p>
    <w:p w14:paraId="761B59D4" w14:textId="77777777" w:rsidR="004B179B" w:rsidRDefault="007B3A13">
      <w:pPr>
        <w:pStyle w:val="PlainText"/>
      </w:pPr>
      <w:r>
        <w:rPr>
          <w:noProof/>
        </w:rPr>
        <mc:AlternateContent>
          <mc:Choice Requires="wps">
            <w:drawing>
              <wp:anchor distT="0" distB="0" distL="114300" distR="114300" simplePos="0" relativeHeight="251755008" behindDoc="0" locked="0" layoutInCell="0" allowOverlap="1" wp14:anchorId="458FB022" wp14:editId="3464F047">
                <wp:simplePos x="0" y="0"/>
                <wp:positionH relativeFrom="column">
                  <wp:posOffset>3950970</wp:posOffset>
                </wp:positionH>
                <wp:positionV relativeFrom="paragraph">
                  <wp:posOffset>131445</wp:posOffset>
                </wp:positionV>
                <wp:extent cx="1169670" cy="318135"/>
                <wp:effectExtent l="0" t="0" r="0" b="0"/>
                <wp:wrapNone/>
                <wp:docPr id="32" name="Text 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9670" cy="318135"/>
                        </a:xfrm>
                        <a:prstGeom prst="rect">
                          <a:avLst/>
                        </a:prstGeom>
                        <a:solidFill>
                          <a:srgbClr val="FFFFFF"/>
                        </a:solidFill>
                        <a:ln w="9525">
                          <a:solidFill>
                            <a:srgbClr val="FF0000"/>
                          </a:solidFill>
                          <a:miter lim="800000"/>
                          <a:headEnd/>
                          <a:tailEnd/>
                        </a:ln>
                      </wps:spPr>
                      <wps:txbx>
                        <w:txbxContent>
                          <w:p w14:paraId="5C496F8E" w14:textId="77777777" w:rsidR="004B179B" w:rsidRDefault="004B179B">
                            <w:pPr>
                              <w:rPr>
                                <w:color w:val="FF0000"/>
                                <w:sz w:val="16"/>
                              </w:rPr>
                            </w:pPr>
                            <w:r>
                              <w:rPr>
                                <w:color w:val="FF0000"/>
                                <w:sz w:val="16"/>
                              </w:rPr>
                              <w:t xml:space="preserve">&lt;name&gt; will match move or </w:t>
                            </w:r>
                            <w:proofErr w:type="gramStart"/>
                            <w:r>
                              <w:rPr>
                                <w:color w:val="FF0000"/>
                                <w:sz w:val="16"/>
                              </w:rPr>
                              <w:t>jump</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FB022" id="Text Box 1110" o:spid="_x0000_s1491" type="#_x0000_t202" style="position:absolute;margin-left:311.1pt;margin-top:10.35pt;width:92.1pt;height:25.0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" o:allowincell="f" strokecolor="red">
                <v:path arrowok="t"/>
                <v:textbox inset="3.6pt,,3.6pt">
                  <w:txbxContent>
                    <w:p w14:paraId="5C496F8E" w14:textId="77777777" w:rsidR="004B179B" w:rsidRDefault="004B179B">
                      <w:pPr>
                        <w:rPr>
                          <w:color w:val="FF0000"/>
                          <w:sz w:val="16"/>
                        </w:rPr>
                      </w:pPr>
                      <w:r>
                        <w:rPr>
                          <w:color w:val="FF0000"/>
                          <w:sz w:val="16"/>
                        </w:rPr>
                        <w:t xml:space="preserve">&lt;name&gt; will match move or </w:t>
                      </w:r>
                      <w:proofErr w:type="gramStart"/>
                      <w:r>
                        <w:rPr>
                          <w:color w:val="FF0000"/>
                          <w:sz w:val="16"/>
                        </w:rPr>
                        <w:t>jump</w:t>
                      </w:r>
                      <w:proofErr w:type="gramEnd"/>
                    </w:p>
                  </w:txbxContent>
                </v:textbox>
              </v:shape>
            </w:pict>
          </mc:Fallback>
        </mc:AlternateContent>
      </w:r>
    </w:p>
    <w:p w14:paraId="1251FF52" w14:textId="77777777" w:rsidR="004B179B" w:rsidRDefault="004B179B">
      <w:pPr>
        <w:pStyle w:val="PlainText"/>
        <w:ind w:left="720"/>
      </w:pPr>
      <w:r>
        <w:t>sp {apply*</w:t>
      </w:r>
      <w:proofErr w:type="gramStart"/>
      <w:r>
        <w:t>move</w:t>
      </w:r>
      <w:proofErr w:type="gramEnd"/>
    </w:p>
    <w:p w14:paraId="6EBCB671" w14:textId="77777777" w:rsidR="004B179B" w:rsidRDefault="007B3A13">
      <w:pPr>
        <w:pStyle w:val="PlainText"/>
        <w:ind w:left="720"/>
      </w:pPr>
      <w:r>
        <w:rPr>
          <w:noProof/>
        </w:rPr>
        <mc:AlternateContent>
          <mc:Choice Requires="wps">
            <w:drawing>
              <wp:anchor distT="0" distB="0" distL="114300" distR="114300" simplePos="0" relativeHeight="251756032" behindDoc="0" locked="0" layoutInCell="0" allowOverlap="1" wp14:anchorId="1F62AB29" wp14:editId="274D15CB">
                <wp:simplePos x="0" y="0"/>
                <wp:positionH relativeFrom="column">
                  <wp:posOffset>2148840</wp:posOffset>
                </wp:positionH>
                <wp:positionV relativeFrom="paragraph">
                  <wp:posOffset>-3175</wp:posOffset>
                </wp:positionV>
                <wp:extent cx="1813560" cy="320040"/>
                <wp:effectExtent l="12700" t="0" r="2540" b="48260"/>
                <wp:wrapNone/>
                <wp:docPr id="31"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13560" cy="3200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46A17" id="Line 1111"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25pt" to="312pt,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" o:allowincell="f" strokecolor="red">
                <v:stroke endarrow="block"/>
                <o:lock v:ext="edit" shapetype="f"/>
              </v:line>
            </w:pict>
          </mc:Fallback>
        </mc:AlternateContent>
      </w:r>
      <w:r w:rsidR="004B179B">
        <w:t xml:space="preserve">   (state &lt;s&gt; ^</w:t>
      </w:r>
      <w:proofErr w:type="gramStart"/>
      <w:r w:rsidR="004B179B">
        <w:t>io.output</w:t>
      </w:r>
      <w:proofErr w:type="gramEnd"/>
      <w:r w:rsidR="004B179B">
        <w:t xml:space="preserve">-link </w:t>
      </w:r>
      <w:r w:rsidR="0002322D">
        <w:t>&lt;out&gt;</w:t>
      </w:r>
    </w:p>
    <w:p w14:paraId="58AFFC18" w14:textId="77777777" w:rsidR="004B179B" w:rsidRDefault="004B179B">
      <w:pPr>
        <w:pStyle w:val="PlainText"/>
        <w:ind w:left="720"/>
      </w:pPr>
      <w:r>
        <w:t xml:space="preserve">              ^operator &lt;o&gt;)</w:t>
      </w:r>
    </w:p>
    <w:p w14:paraId="726705E6" w14:textId="77777777" w:rsidR="004B179B" w:rsidRDefault="004B179B">
      <w:pPr>
        <w:pStyle w:val="PlainText"/>
        <w:ind w:left="720"/>
      </w:pPr>
      <w:r>
        <w:t xml:space="preserve">   (&lt;o&gt; ^name </w:t>
      </w:r>
      <w:proofErr w:type="gramStart"/>
      <w:r>
        <w:t>{ &lt;</w:t>
      </w:r>
      <w:proofErr w:type="gramEnd"/>
      <w:r>
        <w:t>name&gt; &lt;&lt; move jump &gt;&gt; }</w:t>
      </w:r>
    </w:p>
    <w:p w14:paraId="755A38F2" w14:textId="77777777" w:rsidR="004B179B" w:rsidRDefault="007B3A13">
      <w:pPr>
        <w:pStyle w:val="PlainText"/>
        <w:ind w:left="720"/>
      </w:pPr>
      <w:r>
        <w:rPr>
          <w:noProof/>
        </w:rPr>
        <mc:AlternateContent>
          <mc:Choice Requires="wps">
            <w:drawing>
              <wp:anchor distT="0" distB="0" distL="114300" distR="114300" simplePos="0" relativeHeight="251757056" behindDoc="0" locked="0" layoutInCell="0" allowOverlap="1" wp14:anchorId="5349D4AD" wp14:editId="5270D912">
                <wp:simplePos x="0" y="0"/>
                <wp:positionH relativeFrom="column">
                  <wp:posOffset>3966210</wp:posOffset>
                </wp:positionH>
                <wp:positionV relativeFrom="paragraph">
                  <wp:posOffset>90805</wp:posOffset>
                </wp:positionV>
                <wp:extent cx="1504950" cy="310515"/>
                <wp:effectExtent l="0" t="0" r="6350" b="0"/>
                <wp:wrapNone/>
                <wp:docPr id="30"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04950" cy="310515"/>
                        </a:xfrm>
                        <a:prstGeom prst="rect">
                          <a:avLst/>
                        </a:prstGeom>
                        <a:solidFill>
                          <a:srgbClr val="FFFFFF"/>
                        </a:solidFill>
                        <a:ln w="9525">
                          <a:solidFill>
                            <a:srgbClr val="FF0000"/>
                          </a:solidFill>
                          <a:miter lim="800000"/>
                          <a:headEnd/>
                          <a:tailEnd/>
                        </a:ln>
                      </wps:spPr>
                      <wps:txbx>
                        <w:txbxContent>
                          <w:p w14:paraId="04C7EDFD" w14:textId="77777777" w:rsidR="004B179B" w:rsidRDefault="004B179B">
                            <w:pPr>
                              <w:rPr>
                                <w:color w:val="FF0000"/>
                                <w:sz w:val="16"/>
                              </w:rPr>
                            </w:pPr>
                            <w:r>
                              <w:rPr>
                                <w:color w:val="FF0000"/>
                                <w:sz w:val="16"/>
                              </w:rPr>
                              <w:t xml:space="preserve">&lt;name&gt; be move or jump as matched in </w:t>
                            </w:r>
                            <w:proofErr w:type="gramStart"/>
                            <w:r>
                              <w:rPr>
                                <w:color w:val="FF0000"/>
                                <w:sz w:val="16"/>
                              </w:rPr>
                              <w:t>condition</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9D4AD" id="Text Box 1112" o:spid="_x0000_s1492" type="#_x0000_t202" style="position:absolute;left:0;text-align:left;margin-left:312.3pt;margin-top:7.15pt;width:118.5pt;height:24.4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" o:allowincell="f" strokecolor="red">
                <v:path arrowok="t"/>
                <v:textbox inset="3.6pt,,3.6pt">
                  <w:txbxContent>
                    <w:p w14:paraId="04C7EDFD" w14:textId="77777777" w:rsidR="004B179B" w:rsidRDefault="004B179B">
                      <w:pPr>
                        <w:rPr>
                          <w:color w:val="FF0000"/>
                          <w:sz w:val="16"/>
                        </w:rPr>
                      </w:pPr>
                      <w:r>
                        <w:rPr>
                          <w:color w:val="FF0000"/>
                          <w:sz w:val="16"/>
                        </w:rPr>
                        <w:t xml:space="preserve">&lt;name&gt; be move or jump as matched in </w:t>
                      </w:r>
                      <w:proofErr w:type="gramStart"/>
                      <w:r>
                        <w:rPr>
                          <w:color w:val="FF0000"/>
                          <w:sz w:val="16"/>
                        </w:rPr>
                        <w:t>condition</w:t>
                      </w:r>
                      <w:proofErr w:type="gramEnd"/>
                    </w:p>
                  </w:txbxContent>
                </v:textbox>
              </v:shape>
            </w:pict>
          </mc:Fallback>
        </mc:AlternateContent>
      </w:r>
      <w:r w:rsidR="004B179B">
        <w:t xml:space="preserve">        ^direction &lt;dir&gt;)</w:t>
      </w:r>
    </w:p>
    <w:p w14:paraId="21478770" w14:textId="77777777" w:rsidR="004B179B" w:rsidRDefault="007B3A13">
      <w:pPr>
        <w:pStyle w:val="PlainText"/>
        <w:ind w:left="720"/>
      </w:pPr>
      <w:r>
        <w:rPr>
          <w:noProof/>
        </w:rPr>
        <mc:AlternateContent>
          <mc:Choice Requires="wps">
            <w:drawing>
              <wp:anchor distT="0" distB="0" distL="114300" distR="114300" simplePos="0" relativeHeight="251758080" behindDoc="0" locked="0" layoutInCell="0" allowOverlap="1" wp14:anchorId="4E447AC7" wp14:editId="34270C12">
                <wp:simplePos x="0" y="0"/>
                <wp:positionH relativeFrom="column">
                  <wp:posOffset>1706880</wp:posOffset>
                </wp:positionH>
                <wp:positionV relativeFrom="paragraph">
                  <wp:posOffset>99695</wp:posOffset>
                </wp:positionV>
                <wp:extent cx="2255520" cy="68580"/>
                <wp:effectExtent l="25400" t="12700" r="5080" b="58420"/>
                <wp:wrapNone/>
                <wp:docPr id="29"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55520" cy="6858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98C0E" id="Line 1113" o:spid="_x0000_s1026" style="position:absolute;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4pt,7.85pt" to="312pt,1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" o:allowincell="f" strokecolor="red">
                <v:stroke endarrow="block"/>
                <o:lock v:ext="edit" shapetype="f"/>
              </v:line>
            </w:pict>
          </mc:Fallback>
        </mc:AlternateContent>
      </w:r>
      <w:r w:rsidR="004B179B">
        <w:t>--&gt;</w:t>
      </w:r>
    </w:p>
    <w:p w14:paraId="5023A057" w14:textId="77777777" w:rsidR="004B179B" w:rsidRDefault="004B179B">
      <w:pPr>
        <w:pStyle w:val="PlainText"/>
        <w:ind w:left="720"/>
      </w:pPr>
      <w:r>
        <w:t xml:space="preserve">   (</w:t>
      </w:r>
      <w:r w:rsidR="0002322D">
        <w:t>&lt;out&gt;</w:t>
      </w:r>
      <w:r>
        <w:t xml:space="preserve"> ^&lt;name</w:t>
      </w:r>
      <w:proofErr w:type="gramStart"/>
      <w:r>
        <w:t>&gt;.direction</w:t>
      </w:r>
      <w:proofErr w:type="gramEnd"/>
      <w:r>
        <w:t xml:space="preserve"> &lt;dir&gt;)}</w:t>
      </w:r>
    </w:p>
    <w:p w14:paraId="01CAFC7B" w14:textId="77777777" w:rsidR="004B179B" w:rsidRDefault="004B179B">
      <w:pPr>
        <w:pStyle w:val="PlainText"/>
        <w:ind w:left="720"/>
      </w:pPr>
    </w:p>
    <w:p w14:paraId="6344AA1D" w14:textId="77777777" w:rsidR="004B179B" w:rsidRDefault="004B179B">
      <w:pPr>
        <w:pStyle w:val="PlainText"/>
      </w:pPr>
      <w:r>
        <w:t># Apply*move*jump*remove-name:</w:t>
      </w:r>
    </w:p>
    <w:p w14:paraId="5C3EF38D" w14:textId="77777777" w:rsidR="004B179B" w:rsidRDefault="004B179B">
      <w:pPr>
        <w:pStyle w:val="PlainText"/>
      </w:pPr>
      <w:r>
        <w:t># If the move or jump operator is selected,</w:t>
      </w:r>
    </w:p>
    <w:p w14:paraId="761250F8" w14:textId="77777777" w:rsidR="004B179B" w:rsidRDefault="004B179B">
      <w:pPr>
        <w:pStyle w:val="PlainText"/>
      </w:pPr>
      <w:r>
        <w:t xml:space="preserve">#    and there is a completed </w:t>
      </w:r>
      <w:r w:rsidR="00515FD7">
        <w:t>action (&lt;</w:t>
      </w:r>
      <w:r>
        <w:t>name</w:t>
      </w:r>
      <w:r w:rsidR="00515FD7">
        <w:t>&gt;)</w:t>
      </w:r>
      <w:r>
        <w:t xml:space="preserve"> on the output link,</w:t>
      </w:r>
    </w:p>
    <w:p w14:paraId="37B937C0" w14:textId="77777777" w:rsidR="004B179B" w:rsidRDefault="004B179B">
      <w:pPr>
        <w:pStyle w:val="PlainText"/>
      </w:pPr>
      <w:r>
        <w:t xml:space="preserve">#    </w:t>
      </w:r>
      <w:proofErr w:type="gramStart"/>
      <w:r>
        <w:t>then</w:t>
      </w:r>
      <w:proofErr w:type="gramEnd"/>
      <w:r>
        <w:t xml:space="preserve"> remove that name.</w:t>
      </w:r>
    </w:p>
    <w:p w14:paraId="579C8BC1" w14:textId="77777777" w:rsidR="004B179B" w:rsidRDefault="004B179B">
      <w:pPr>
        <w:pStyle w:val="PlainText"/>
        <w:rPr>
          <w:rFonts w:ascii="Arial" w:hAnsi="Arial"/>
        </w:rPr>
      </w:pPr>
    </w:p>
    <w:p w14:paraId="2BAA3E23" w14:textId="77777777" w:rsidR="004B179B" w:rsidRDefault="004B179B">
      <w:pPr>
        <w:pStyle w:val="PlainText"/>
        <w:ind w:left="720"/>
      </w:pPr>
      <w:r>
        <w:t>sp {apply*move*remove-</w:t>
      </w:r>
      <w:proofErr w:type="gramStart"/>
      <w:r>
        <w:t>move</w:t>
      </w:r>
      <w:proofErr w:type="gramEnd"/>
    </w:p>
    <w:p w14:paraId="3D1E8215" w14:textId="77777777" w:rsidR="004B179B" w:rsidRDefault="004B179B">
      <w:pPr>
        <w:pStyle w:val="PlainText"/>
        <w:ind w:left="720"/>
      </w:pPr>
      <w:r>
        <w:t xml:space="preserve">   (state &lt;s&gt; ^</w:t>
      </w:r>
      <w:proofErr w:type="gramStart"/>
      <w:r>
        <w:t>io.output</w:t>
      </w:r>
      <w:proofErr w:type="gramEnd"/>
      <w:r>
        <w:t xml:space="preserve">-link </w:t>
      </w:r>
      <w:r w:rsidR="0002322D">
        <w:t>&lt;out&gt;</w:t>
      </w:r>
    </w:p>
    <w:p w14:paraId="56713067" w14:textId="77777777" w:rsidR="004B179B" w:rsidRDefault="007B3A13">
      <w:pPr>
        <w:pStyle w:val="PlainText"/>
        <w:ind w:left="720"/>
      </w:pPr>
      <w:r>
        <w:rPr>
          <w:rFonts w:ascii="Arial" w:hAnsi="Arial"/>
          <w:noProof/>
        </w:rPr>
        <mc:AlternateContent>
          <mc:Choice Requires="wps">
            <w:drawing>
              <wp:anchor distT="0" distB="0" distL="114300" distR="114300" simplePos="0" relativeHeight="251760128" behindDoc="0" locked="0" layoutInCell="0" allowOverlap="1" wp14:anchorId="5906D7F8" wp14:editId="76981F3B">
                <wp:simplePos x="0" y="0"/>
                <wp:positionH relativeFrom="column">
                  <wp:posOffset>3139440</wp:posOffset>
                </wp:positionH>
                <wp:positionV relativeFrom="paragraph">
                  <wp:posOffset>76200</wp:posOffset>
                </wp:positionV>
                <wp:extent cx="861060" cy="83820"/>
                <wp:effectExtent l="0" t="50800" r="2540" b="5080"/>
                <wp:wrapNone/>
                <wp:docPr id="28"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61060" cy="838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F5670" id="Line 1115" o:spid="_x0000_s1026" style="position:absolute;flip:x y;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2pt,6pt" to="315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" o:allowincell="f" strokecolor="red">
                <v:stroke endarrow="block"/>
                <o:lock v:ext="edit" shapetype="f"/>
              </v:line>
            </w:pict>
          </mc:Fallback>
        </mc:AlternateContent>
      </w:r>
      <w:r>
        <w:rPr>
          <w:rFonts w:ascii="Arial" w:hAnsi="Arial"/>
          <w:noProof/>
        </w:rPr>
        <mc:AlternateContent>
          <mc:Choice Requires="wps">
            <w:drawing>
              <wp:anchor distT="0" distB="0" distL="114300" distR="114300" simplePos="0" relativeHeight="251759104" behindDoc="0" locked="0" layoutInCell="0" allowOverlap="1" wp14:anchorId="44F307FB" wp14:editId="3A85F117">
                <wp:simplePos x="0" y="0"/>
                <wp:positionH relativeFrom="column">
                  <wp:posOffset>4004310</wp:posOffset>
                </wp:positionH>
                <wp:positionV relativeFrom="paragraph">
                  <wp:posOffset>-635</wp:posOffset>
                </wp:positionV>
                <wp:extent cx="1169670" cy="318135"/>
                <wp:effectExtent l="0" t="0" r="0" b="0"/>
                <wp:wrapNone/>
                <wp:docPr id="27" name="Text Box 1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9670" cy="318135"/>
                        </a:xfrm>
                        <a:prstGeom prst="rect">
                          <a:avLst/>
                        </a:prstGeom>
                        <a:solidFill>
                          <a:srgbClr val="FFFFFF"/>
                        </a:solidFill>
                        <a:ln w="9525">
                          <a:solidFill>
                            <a:srgbClr val="FF0000"/>
                          </a:solidFill>
                          <a:miter lim="800000"/>
                          <a:headEnd/>
                          <a:tailEnd/>
                        </a:ln>
                      </wps:spPr>
                      <wps:txbx>
                        <w:txbxContent>
                          <w:p w14:paraId="2F261579" w14:textId="77777777" w:rsidR="004B179B" w:rsidRDefault="004B179B">
                            <w:pPr>
                              <w:rPr>
                                <w:color w:val="FF0000"/>
                                <w:sz w:val="16"/>
                              </w:rPr>
                            </w:pPr>
                            <w:r>
                              <w:rPr>
                                <w:color w:val="FF0000"/>
                                <w:sz w:val="16"/>
                              </w:rPr>
                              <w:t xml:space="preserve">&lt;name&gt; will match move or </w:t>
                            </w:r>
                            <w:proofErr w:type="gramStart"/>
                            <w:r>
                              <w:rPr>
                                <w:color w:val="FF0000"/>
                                <w:sz w:val="16"/>
                              </w:rPr>
                              <w:t>jump</w:t>
                            </w:r>
                            <w:proofErr w:type="gramEnd"/>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307FB" id="Text Box 1114" o:spid="_x0000_s1493" type="#_x0000_t202" style="position:absolute;left:0;text-align:left;margin-left:315.3pt;margin-top:-.05pt;width:92.1pt;height:25.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" o:allowincell="f" strokecolor="red">
                <v:path arrowok="t"/>
                <v:textbox inset="3.6pt,,3.6pt">
                  <w:txbxContent>
                    <w:p w14:paraId="2F261579" w14:textId="77777777" w:rsidR="004B179B" w:rsidRDefault="004B179B">
                      <w:pPr>
                        <w:rPr>
                          <w:color w:val="FF0000"/>
                          <w:sz w:val="16"/>
                        </w:rPr>
                      </w:pPr>
                      <w:r>
                        <w:rPr>
                          <w:color w:val="FF0000"/>
                          <w:sz w:val="16"/>
                        </w:rPr>
                        <w:t xml:space="preserve">&lt;name&gt; will match move or </w:t>
                      </w:r>
                      <w:proofErr w:type="gramStart"/>
                      <w:r>
                        <w:rPr>
                          <w:color w:val="FF0000"/>
                          <w:sz w:val="16"/>
                        </w:rPr>
                        <w:t>jump</w:t>
                      </w:r>
                      <w:proofErr w:type="gramEnd"/>
                    </w:p>
                  </w:txbxContent>
                </v:textbox>
              </v:shape>
            </w:pict>
          </mc:Fallback>
        </mc:AlternateContent>
      </w:r>
      <w:r w:rsidR="004B179B">
        <w:t xml:space="preserve">              ^operator.name &lt;name&gt;)</w:t>
      </w:r>
    </w:p>
    <w:p w14:paraId="4F5AB1EA" w14:textId="77777777" w:rsidR="004B179B" w:rsidRDefault="007B3A13">
      <w:pPr>
        <w:pStyle w:val="PlainText"/>
        <w:ind w:left="720"/>
      </w:pPr>
      <w:r>
        <w:rPr>
          <w:noProof/>
        </w:rPr>
        <mc:AlternateContent>
          <mc:Choice Requires="wps">
            <w:drawing>
              <wp:anchor distT="0" distB="0" distL="114300" distR="114300" simplePos="0" relativeHeight="251761152" behindDoc="0" locked="0" layoutInCell="0" allowOverlap="1" wp14:anchorId="3F7ECF14" wp14:editId="7EDB164B">
                <wp:simplePos x="0" y="0"/>
                <wp:positionH relativeFrom="column">
                  <wp:posOffset>1714500</wp:posOffset>
                </wp:positionH>
                <wp:positionV relativeFrom="paragraph">
                  <wp:posOffset>23495</wp:posOffset>
                </wp:positionV>
                <wp:extent cx="2293620" cy="45720"/>
                <wp:effectExtent l="12700" t="25400" r="5080" b="55880"/>
                <wp:wrapNone/>
                <wp:docPr id="26"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93620" cy="457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63C2E" id="Line 1116" o:spid="_x0000_s1026" style="position:absolute;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85pt" to="315.6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" o:allowincell="f" strokecolor="red">
                <v:stroke endarrow="block"/>
                <o:lock v:ext="edit" shapetype="f"/>
              </v:line>
            </w:pict>
          </mc:Fallback>
        </mc:AlternateContent>
      </w:r>
      <w:r w:rsidR="004B179B">
        <w:t xml:space="preserve">   (</w:t>
      </w:r>
      <w:r w:rsidR="0002322D">
        <w:t>&lt;out&gt;</w:t>
      </w:r>
      <w:r w:rsidR="004B179B">
        <w:t xml:space="preserve"> ^&lt;name&gt; &lt;direction&gt;)</w:t>
      </w:r>
    </w:p>
    <w:p w14:paraId="65683752" w14:textId="77777777" w:rsidR="004B179B" w:rsidRDefault="004B179B">
      <w:pPr>
        <w:pStyle w:val="PlainText"/>
        <w:ind w:left="720"/>
      </w:pPr>
      <w:r>
        <w:t xml:space="preserve">   (&lt;direction&gt; ^status complete)</w:t>
      </w:r>
    </w:p>
    <w:p w14:paraId="6A1F3268" w14:textId="77777777" w:rsidR="004B179B" w:rsidRDefault="004B179B">
      <w:pPr>
        <w:pStyle w:val="PlainText"/>
        <w:ind w:left="720"/>
      </w:pPr>
      <w:r>
        <w:t>--&gt;</w:t>
      </w:r>
    </w:p>
    <w:p w14:paraId="49DDB605" w14:textId="77777777" w:rsidR="004B179B" w:rsidRDefault="004B179B">
      <w:pPr>
        <w:pStyle w:val="PlainText"/>
        <w:ind w:left="720"/>
        <w:rPr>
          <w:rFonts w:ascii="Arial" w:hAnsi="Arial"/>
        </w:rPr>
      </w:pPr>
      <w:r>
        <w:t xml:space="preserve">   (</w:t>
      </w:r>
      <w:r w:rsidR="0002322D">
        <w:t>&lt;out&gt;</w:t>
      </w:r>
      <w:r>
        <w:t xml:space="preserve"> ^&lt;name&gt; &lt;direction&gt; -)}</w:t>
      </w:r>
    </w:p>
    <w:p w14:paraId="599CA96B" w14:textId="77777777" w:rsidR="004B179B" w:rsidRDefault="004B179B">
      <w:pPr>
        <w:pStyle w:val="PlainText"/>
      </w:pPr>
    </w:p>
    <w:p w14:paraId="6A1C5246" w14:textId="77777777" w:rsidR="004B179B" w:rsidRDefault="004B179B" w:rsidP="001C6305">
      <w:pPr>
        <w:pStyle w:val="Heading3"/>
        <w:spacing w:before="0"/>
      </w:pPr>
      <w:r>
        <w:br w:type="page"/>
      </w:r>
      <w:r w:rsidR="00A31D0F">
        <w:lastRenderedPageBreak/>
        <w:t>8</w:t>
      </w:r>
      <w:r>
        <w:t>.3 Simplified Operators</w:t>
      </w:r>
    </w:p>
    <w:p w14:paraId="5B8D308D" w14:textId="77777777" w:rsidR="004B179B" w:rsidRDefault="004B179B">
      <w:r>
        <w:t xml:space="preserve">In writing the operator application rules for the jump operator, you have probably noticed that both operators include a rule to create the action command (move or jump) on the output-link, and then remove that command when it has completed. You can simplify the writing of future operators by writing two general rules that perform these functions for every operator that performs external actions. </w:t>
      </w:r>
    </w:p>
    <w:p w14:paraId="528C8B5B" w14:textId="77777777" w:rsidR="004B179B" w:rsidRDefault="004B179B"/>
    <w:p w14:paraId="74CAFEBE" w14:textId="77777777" w:rsidR="004B179B" w:rsidRDefault="004B179B">
      <w:r>
        <w:t>The first rule creates the action command on the output-link. To make this a completely general rule, you need to have a standard way of representing action commands on operators so that a single rule can create the commands on the output-link. The simplest convention is to have the action command be an augmentation of the operator, such as: ^</w:t>
      </w:r>
      <w:proofErr w:type="gramStart"/>
      <w:r>
        <w:t>jump.direction</w:t>
      </w:r>
      <w:proofErr w:type="gramEnd"/>
      <w:r>
        <w:t xml:space="preserve"> &lt;direction&gt;. Another possibility would be to have a specific augmentation on the operator, say ^actions, that had the commands as subobjects: </w:t>
      </w:r>
    </w:p>
    <w:p w14:paraId="2A9BB350" w14:textId="77777777" w:rsidR="004B179B" w:rsidRDefault="004B179B">
      <w:pPr>
        <w:pStyle w:val="PlainText"/>
        <w:ind w:left="720"/>
      </w:pPr>
      <w:r>
        <w:t>(&lt;o&gt; ^</w:t>
      </w:r>
      <w:proofErr w:type="gramStart"/>
      <w:r>
        <w:t>actions.jump</w:t>
      </w:r>
      <w:proofErr w:type="gramEnd"/>
      <w:r>
        <w:t>.direction &lt;direction1&gt;)</w:t>
      </w:r>
    </w:p>
    <w:p w14:paraId="323ADA4E" w14:textId="77777777" w:rsidR="004B179B" w:rsidRDefault="004B179B"/>
    <w:p w14:paraId="16D5BECD" w14:textId="77777777" w:rsidR="004B179B" w:rsidRDefault="004B179B">
      <w:r>
        <w:t>You probably want to adopt this second approach because it makes it possible to write a single rule that copies the action commands to the output-link without risk of copying other augmentations. Under that convention, the general command creation rule is:</w:t>
      </w:r>
    </w:p>
    <w:p w14:paraId="2105777F" w14:textId="77777777" w:rsidR="004B179B" w:rsidRDefault="004B179B">
      <w:pPr>
        <w:pStyle w:val="Header"/>
        <w:tabs>
          <w:tab w:val="clear" w:pos="4320"/>
          <w:tab w:val="clear" w:pos="8640"/>
        </w:tabs>
        <w:ind w:left="1440"/>
        <w:rPr>
          <w:rFonts w:ascii="Courier New" w:hAnsi="Courier New"/>
          <w:snapToGrid w:val="0"/>
        </w:rPr>
      </w:pPr>
      <w:r>
        <w:rPr>
          <w:rFonts w:ascii="Courier New" w:hAnsi="Courier New"/>
          <w:snapToGrid w:val="0"/>
        </w:rPr>
        <w:t>sp {apply*operator*create-action-</w:t>
      </w:r>
      <w:proofErr w:type="gramStart"/>
      <w:r>
        <w:rPr>
          <w:rFonts w:ascii="Courier New" w:hAnsi="Courier New"/>
          <w:snapToGrid w:val="0"/>
        </w:rPr>
        <w:t>command</w:t>
      </w:r>
      <w:proofErr w:type="gramEnd"/>
    </w:p>
    <w:p w14:paraId="69C5FF60" w14:textId="77777777" w:rsidR="004B179B" w:rsidRDefault="004B179B">
      <w:pPr>
        <w:pStyle w:val="PlainText"/>
        <w:ind w:left="1440"/>
        <w:rPr>
          <w:snapToGrid w:val="0"/>
        </w:rPr>
      </w:pPr>
      <w:r>
        <w:rPr>
          <w:snapToGrid w:val="0"/>
        </w:rPr>
        <w:t xml:space="preserve">   (state &lt;s&gt; ^</w:t>
      </w:r>
      <w:proofErr w:type="gramStart"/>
      <w:r>
        <w:rPr>
          <w:snapToGrid w:val="0"/>
        </w:rPr>
        <w:t>operator.actions</w:t>
      </w:r>
      <w:proofErr w:type="gramEnd"/>
      <w:r>
        <w:rPr>
          <w:snapToGrid w:val="0"/>
        </w:rPr>
        <w:t>.&lt;att&gt; &lt;value&gt;</w:t>
      </w:r>
    </w:p>
    <w:p w14:paraId="6BE30793" w14:textId="77777777" w:rsidR="004B179B" w:rsidRDefault="004B179B">
      <w:pPr>
        <w:pStyle w:val="PlainText"/>
        <w:ind w:left="1440"/>
        <w:rPr>
          <w:snapToGrid w:val="0"/>
        </w:rPr>
      </w:pPr>
      <w:r>
        <w:rPr>
          <w:snapToGrid w:val="0"/>
        </w:rPr>
        <w:t xml:space="preserve">              ^</w:t>
      </w:r>
      <w:proofErr w:type="gramStart"/>
      <w:r>
        <w:rPr>
          <w:snapToGrid w:val="0"/>
        </w:rPr>
        <w:t>io.output</w:t>
      </w:r>
      <w:proofErr w:type="gramEnd"/>
      <w:r>
        <w:rPr>
          <w:snapToGrid w:val="0"/>
        </w:rPr>
        <w:t xml:space="preserve">-link </w:t>
      </w:r>
      <w:r w:rsidR="0002322D">
        <w:rPr>
          <w:snapToGrid w:val="0"/>
        </w:rPr>
        <w:t>&lt;out&gt;</w:t>
      </w:r>
      <w:r>
        <w:rPr>
          <w:snapToGrid w:val="0"/>
        </w:rPr>
        <w:t>)</w:t>
      </w:r>
    </w:p>
    <w:p w14:paraId="7FA67C59" w14:textId="77777777" w:rsidR="004B179B" w:rsidRDefault="004B179B">
      <w:pPr>
        <w:pStyle w:val="PlainText"/>
        <w:ind w:left="1440"/>
        <w:rPr>
          <w:snapToGrid w:val="0"/>
        </w:rPr>
      </w:pPr>
      <w:r>
        <w:rPr>
          <w:snapToGrid w:val="0"/>
        </w:rPr>
        <w:t>--&gt;</w:t>
      </w:r>
    </w:p>
    <w:p w14:paraId="30FD5C64" w14:textId="77777777" w:rsidR="004B179B" w:rsidRDefault="004B179B">
      <w:pPr>
        <w:pStyle w:val="PlainText"/>
        <w:ind w:left="1440"/>
        <w:rPr>
          <w:snapToGrid w:val="0"/>
        </w:rPr>
      </w:pPr>
      <w:r>
        <w:rPr>
          <w:snapToGrid w:val="0"/>
        </w:rPr>
        <w:t xml:space="preserve">   (</w:t>
      </w:r>
      <w:r w:rsidR="0002322D">
        <w:rPr>
          <w:snapToGrid w:val="0"/>
        </w:rPr>
        <w:t>&lt;out&gt;</w:t>
      </w:r>
      <w:r>
        <w:rPr>
          <w:snapToGrid w:val="0"/>
        </w:rPr>
        <w:t xml:space="preserve"> ^&lt;att&gt; &lt;value&gt;)}</w:t>
      </w:r>
    </w:p>
    <w:p w14:paraId="02CE3E20" w14:textId="77777777" w:rsidR="004B179B" w:rsidRDefault="004B179B">
      <w:r>
        <w:t xml:space="preserve">The </w:t>
      </w:r>
      <w:r>
        <w:rPr>
          <w:rFonts w:ascii="Courier New" w:hAnsi="Courier New"/>
        </w:rPr>
        <w:t>&lt;att&gt;</w:t>
      </w:r>
      <w:r>
        <w:t xml:space="preserve"> variable will match </w:t>
      </w:r>
      <w:r>
        <w:rPr>
          <w:rFonts w:ascii="Courier New" w:hAnsi="Courier New"/>
        </w:rPr>
        <w:t>jump</w:t>
      </w:r>
      <w:r>
        <w:t xml:space="preserve"> and the value will match the identifier of the object that has </w:t>
      </w:r>
      <w:r>
        <w:rPr>
          <w:rFonts w:ascii="Courier New" w:hAnsi="Courier New"/>
        </w:rPr>
        <w:t>direction</w:t>
      </w:r>
      <w:r>
        <w:t xml:space="preserve"> as an augmentation.  It copies </w:t>
      </w:r>
      <w:r>
        <w:rPr>
          <w:rFonts w:ascii="Courier New" w:hAnsi="Courier New"/>
        </w:rPr>
        <w:t>^jump</w:t>
      </w:r>
      <w:r>
        <w:t xml:space="preserve"> and that identifier on to the output-link.</w:t>
      </w:r>
    </w:p>
    <w:p w14:paraId="3D320447" w14:textId="77777777" w:rsidR="004B179B" w:rsidRDefault="004B179B">
      <w:pPr>
        <w:pStyle w:val="PlainText"/>
      </w:pPr>
    </w:p>
    <w:p w14:paraId="42DAE98B" w14:textId="77777777" w:rsidR="004B179B" w:rsidRDefault="004B179B">
      <w:r>
        <w:t xml:space="preserve">The second general rule removes a completed action command. </w:t>
      </w:r>
    </w:p>
    <w:p w14:paraId="633E4A7E" w14:textId="77777777" w:rsidR="004B179B" w:rsidRDefault="007B3A13">
      <w:pPr>
        <w:pStyle w:val="PlainText"/>
        <w:ind w:left="1440"/>
        <w:rPr>
          <w:snapToGrid w:val="0"/>
        </w:rPr>
      </w:pPr>
      <w:r>
        <w:rPr>
          <w:noProof/>
        </w:rPr>
        <mc:AlternateContent>
          <mc:Choice Requires="wps">
            <w:drawing>
              <wp:anchor distT="0" distB="0" distL="114300" distR="114300" simplePos="0" relativeHeight="251863552" behindDoc="0" locked="0" layoutInCell="0" allowOverlap="1" wp14:anchorId="35F327E5" wp14:editId="4C4E3E34">
                <wp:simplePos x="0" y="0"/>
                <wp:positionH relativeFrom="column">
                  <wp:posOffset>4277360</wp:posOffset>
                </wp:positionH>
                <wp:positionV relativeFrom="paragraph">
                  <wp:posOffset>81280</wp:posOffset>
                </wp:positionV>
                <wp:extent cx="1169670" cy="346710"/>
                <wp:effectExtent l="0" t="0" r="0" b="0"/>
                <wp:wrapNone/>
                <wp:docPr id="25" name="Text Box 1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9670" cy="346710"/>
                        </a:xfrm>
                        <a:prstGeom prst="rect">
                          <a:avLst/>
                        </a:prstGeom>
                        <a:solidFill>
                          <a:srgbClr val="FFFFFF"/>
                        </a:solidFill>
                        <a:ln w="9525">
                          <a:solidFill>
                            <a:srgbClr val="FF0000"/>
                          </a:solidFill>
                          <a:miter lim="800000"/>
                          <a:headEnd/>
                          <a:tailEnd/>
                        </a:ln>
                      </wps:spPr>
                      <wps:txbx>
                        <w:txbxContent>
                          <w:p w14:paraId="598F4CE1" w14:textId="77777777" w:rsidR="004B179B" w:rsidRDefault="004B179B">
                            <w:pPr>
                              <w:rPr>
                                <w:color w:val="FF0000"/>
                                <w:sz w:val="16"/>
                              </w:rPr>
                            </w:pPr>
                            <w:r>
                              <w:rPr>
                                <w:color w:val="FF0000"/>
                                <w:sz w:val="16"/>
                              </w:rPr>
                              <w:t>Included so action has o-support.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27E5" id="Text Box 1464" o:spid="_x0000_s1494" type="#_x0000_t202" style="position:absolute;left:0;text-align:left;margin-left:336.8pt;margin-top:6.4pt;width:92.1pt;height:27.3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" o:allowincell="f" strokecolor="red">
                <v:path arrowok="t"/>
                <v:textbox inset="3.6pt,,3.6pt">
                  <w:txbxContent>
                    <w:p w14:paraId="598F4CE1" w14:textId="77777777" w:rsidR="004B179B" w:rsidRDefault="004B179B">
                      <w:pPr>
                        <w:rPr>
                          <w:color w:val="FF0000"/>
                          <w:sz w:val="16"/>
                        </w:rPr>
                      </w:pPr>
                      <w:r>
                        <w:rPr>
                          <w:color w:val="FF0000"/>
                          <w:sz w:val="16"/>
                        </w:rPr>
                        <w:t>Included so action has o-support.</w:t>
                      </w:r>
                    </w:p>
                  </w:txbxContent>
                </v:textbox>
              </v:shape>
            </w:pict>
          </mc:Fallback>
        </mc:AlternateContent>
      </w:r>
      <w:r w:rsidR="004B179B">
        <w:rPr>
          <w:snapToGrid w:val="0"/>
        </w:rPr>
        <w:t>sp {apply*operator*remove-</w:t>
      </w:r>
      <w:proofErr w:type="gramStart"/>
      <w:r w:rsidR="004B179B">
        <w:rPr>
          <w:snapToGrid w:val="0"/>
        </w:rPr>
        <w:t>command</w:t>
      </w:r>
      <w:proofErr w:type="gramEnd"/>
    </w:p>
    <w:p w14:paraId="67BCAB2C" w14:textId="77777777" w:rsidR="004B179B" w:rsidRDefault="007B3A13">
      <w:pPr>
        <w:pStyle w:val="PlainText"/>
        <w:ind w:left="1440"/>
        <w:rPr>
          <w:snapToGrid w:val="0"/>
        </w:rPr>
      </w:pPr>
      <w:r>
        <w:rPr>
          <w:noProof/>
        </w:rPr>
        <mc:AlternateContent>
          <mc:Choice Requires="wps">
            <w:drawing>
              <wp:anchor distT="0" distB="0" distL="114300" distR="114300" simplePos="0" relativeHeight="251864576" behindDoc="0" locked="0" layoutInCell="0" allowOverlap="1" wp14:anchorId="70B52BB3" wp14:editId="715A77EC">
                <wp:simplePos x="0" y="0"/>
                <wp:positionH relativeFrom="column">
                  <wp:posOffset>3331845</wp:posOffset>
                </wp:positionH>
                <wp:positionV relativeFrom="paragraph">
                  <wp:posOffset>77470</wp:posOffset>
                </wp:positionV>
                <wp:extent cx="935990" cy="5715"/>
                <wp:effectExtent l="0" t="50800" r="0" b="57785"/>
                <wp:wrapNone/>
                <wp:docPr id="24"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5990" cy="571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46401" id="Line 1465" o:spid="_x0000_s1026" style="position:absolute;flip:x;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5pt,6.1pt" to="336.0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" o:allowincell="f" strokecolor="red">
                <v:stroke endarrow="block"/>
                <o:lock v:ext="edit" shapetype="f"/>
              </v:line>
            </w:pict>
          </mc:Fallback>
        </mc:AlternateContent>
      </w:r>
      <w:r w:rsidR="004B179B">
        <w:rPr>
          <w:snapToGrid w:val="0"/>
        </w:rPr>
        <w:t xml:space="preserve">   (state &lt;s&gt; ^</w:t>
      </w:r>
      <w:proofErr w:type="gramStart"/>
      <w:r w:rsidR="004B179B">
        <w:rPr>
          <w:snapToGrid w:val="0"/>
        </w:rPr>
        <w:t>operator.actions</w:t>
      </w:r>
      <w:proofErr w:type="gramEnd"/>
    </w:p>
    <w:p w14:paraId="4BFFAA4C" w14:textId="77777777" w:rsidR="004B179B" w:rsidRDefault="004B179B">
      <w:pPr>
        <w:pStyle w:val="PlainText"/>
        <w:ind w:left="1440"/>
        <w:rPr>
          <w:snapToGrid w:val="0"/>
        </w:rPr>
      </w:pPr>
      <w:r>
        <w:rPr>
          <w:snapToGrid w:val="0"/>
        </w:rPr>
        <w:t xml:space="preserve">              ^</w:t>
      </w:r>
      <w:proofErr w:type="gramStart"/>
      <w:r>
        <w:rPr>
          <w:snapToGrid w:val="0"/>
        </w:rPr>
        <w:t>io.output</w:t>
      </w:r>
      <w:proofErr w:type="gramEnd"/>
      <w:r>
        <w:rPr>
          <w:snapToGrid w:val="0"/>
        </w:rPr>
        <w:t xml:space="preserve">-link </w:t>
      </w:r>
      <w:r w:rsidR="0002322D">
        <w:rPr>
          <w:snapToGrid w:val="0"/>
        </w:rPr>
        <w:t>&lt;out&gt;</w:t>
      </w:r>
      <w:r>
        <w:rPr>
          <w:snapToGrid w:val="0"/>
        </w:rPr>
        <w:t>)</w:t>
      </w:r>
    </w:p>
    <w:p w14:paraId="2A35145B" w14:textId="77777777" w:rsidR="004B179B" w:rsidRDefault="004B179B">
      <w:pPr>
        <w:pStyle w:val="PlainText"/>
        <w:ind w:left="1440"/>
        <w:rPr>
          <w:snapToGrid w:val="0"/>
        </w:rPr>
      </w:pPr>
      <w:r>
        <w:rPr>
          <w:snapToGrid w:val="0"/>
        </w:rPr>
        <w:t xml:space="preserve">   (</w:t>
      </w:r>
      <w:r w:rsidR="0002322D">
        <w:rPr>
          <w:snapToGrid w:val="0"/>
        </w:rPr>
        <w:t>&lt;out&gt;</w:t>
      </w:r>
      <w:r>
        <w:rPr>
          <w:snapToGrid w:val="0"/>
        </w:rPr>
        <w:t xml:space="preserve"> ^&lt;att&gt; &lt;value&gt;)</w:t>
      </w:r>
    </w:p>
    <w:p w14:paraId="515AAC5E" w14:textId="77777777" w:rsidR="004B179B" w:rsidRDefault="004B179B">
      <w:pPr>
        <w:pStyle w:val="PlainText"/>
        <w:ind w:left="1440"/>
        <w:rPr>
          <w:snapToGrid w:val="0"/>
        </w:rPr>
      </w:pPr>
      <w:r>
        <w:rPr>
          <w:snapToGrid w:val="0"/>
        </w:rPr>
        <w:t xml:space="preserve">   (&lt;value&gt; ^status complete)</w:t>
      </w:r>
    </w:p>
    <w:p w14:paraId="1E936CAA" w14:textId="77777777" w:rsidR="004B179B" w:rsidRDefault="004B179B">
      <w:pPr>
        <w:pStyle w:val="PlainText"/>
        <w:ind w:left="1440"/>
        <w:rPr>
          <w:snapToGrid w:val="0"/>
        </w:rPr>
      </w:pPr>
      <w:r>
        <w:rPr>
          <w:snapToGrid w:val="0"/>
        </w:rPr>
        <w:t>--&gt;</w:t>
      </w:r>
    </w:p>
    <w:p w14:paraId="18BC796C" w14:textId="77777777" w:rsidR="004B179B" w:rsidRDefault="004B179B">
      <w:pPr>
        <w:pStyle w:val="PlainText"/>
        <w:ind w:left="1440"/>
        <w:rPr>
          <w:snapToGrid w:val="0"/>
        </w:rPr>
      </w:pPr>
      <w:r>
        <w:rPr>
          <w:snapToGrid w:val="0"/>
        </w:rPr>
        <w:t xml:space="preserve">   (</w:t>
      </w:r>
      <w:r w:rsidR="0002322D">
        <w:rPr>
          <w:snapToGrid w:val="0"/>
        </w:rPr>
        <w:t>&lt;out&gt;</w:t>
      </w:r>
      <w:r>
        <w:rPr>
          <w:snapToGrid w:val="0"/>
        </w:rPr>
        <w:t xml:space="preserve"> ^&lt;att&gt; &lt;value&gt; -)}</w:t>
      </w:r>
    </w:p>
    <w:p w14:paraId="118AD88A" w14:textId="77777777" w:rsidR="004B179B" w:rsidRDefault="004B179B">
      <w:pPr>
        <w:rPr>
          <w:snapToGrid w:val="0"/>
        </w:rPr>
      </w:pPr>
    </w:p>
    <w:p w14:paraId="16A1D15F" w14:textId="77777777" w:rsidR="004B179B" w:rsidRDefault="004B179B">
      <w:pPr>
        <w:rPr>
          <w:snapToGrid w:val="0"/>
        </w:rPr>
      </w:pPr>
      <w:r>
        <w:rPr>
          <w:snapToGrid w:val="0"/>
        </w:rPr>
        <w:t xml:space="preserve">With these rules included in an Eater, both the move and the jump operator require only proposals (except when other actions are performed, such as remembering prior moves). To use both of these rules, you need to modify the proposal rules so that they create the </w:t>
      </w:r>
      <w:proofErr w:type="gramStart"/>
      <w:r>
        <w:rPr>
          <w:snapToGrid w:val="0"/>
        </w:rPr>
        <w:t>actions</w:t>
      </w:r>
      <w:proofErr w:type="gramEnd"/>
      <w:r>
        <w:rPr>
          <w:snapToGrid w:val="0"/>
        </w:rPr>
        <w:t xml:space="preserve"> structure. Below is an example of the jump operator proposal.</w:t>
      </w:r>
    </w:p>
    <w:p w14:paraId="58E9D592" w14:textId="77777777" w:rsidR="004B179B" w:rsidRDefault="004B179B">
      <w:pPr>
        <w:pStyle w:val="PlainText"/>
        <w:ind w:left="1440"/>
      </w:pPr>
      <w:r>
        <w:t>sp {propose*</w:t>
      </w:r>
      <w:proofErr w:type="gramStart"/>
      <w:r>
        <w:t>jump</w:t>
      </w:r>
      <w:proofErr w:type="gramEnd"/>
    </w:p>
    <w:p w14:paraId="1DB31463" w14:textId="77777777" w:rsidR="004B179B" w:rsidRDefault="004B179B">
      <w:pPr>
        <w:pStyle w:val="PlainText"/>
        <w:ind w:left="1440"/>
      </w:pPr>
      <w:r>
        <w:t xml:space="preserve">   (state &lt;s&gt; ^io.input-link.my-</w:t>
      </w:r>
      <w:proofErr w:type="gramStart"/>
      <w:r>
        <w:t>location.&lt;</w:t>
      </w:r>
      <w:proofErr w:type="gramEnd"/>
      <w:r>
        <w:t xml:space="preserve">dir&gt;.&lt;dir&gt;.content </w:t>
      </w:r>
    </w:p>
    <w:p w14:paraId="7A21E557" w14:textId="77777777" w:rsidR="004B179B" w:rsidRDefault="004B179B">
      <w:pPr>
        <w:pStyle w:val="PlainText"/>
        <w:ind w:left="1440"/>
      </w:pPr>
      <w:r>
        <w:t xml:space="preserve">       </w:t>
      </w:r>
      <w:proofErr w:type="gramStart"/>
      <w:r>
        <w:t>{ &lt;</w:t>
      </w:r>
      <w:proofErr w:type="gramEnd"/>
      <w:r>
        <w:t>content&gt; &lt;&gt; wall })</w:t>
      </w:r>
    </w:p>
    <w:p w14:paraId="01683079" w14:textId="77777777" w:rsidR="004B179B" w:rsidRDefault="007B3A13">
      <w:pPr>
        <w:pStyle w:val="PlainText"/>
        <w:ind w:left="1440"/>
      </w:pPr>
      <w:r>
        <w:rPr>
          <w:noProof/>
        </w:rPr>
        <mc:AlternateContent>
          <mc:Choice Requires="wps">
            <w:drawing>
              <wp:anchor distT="0" distB="0" distL="114300" distR="114300" simplePos="0" relativeHeight="251762176" behindDoc="0" locked="0" layoutInCell="0" allowOverlap="1" wp14:anchorId="36B7895A" wp14:editId="3A1D1BD6">
                <wp:simplePos x="0" y="0"/>
                <wp:positionH relativeFrom="column">
                  <wp:posOffset>4210685</wp:posOffset>
                </wp:positionH>
                <wp:positionV relativeFrom="paragraph">
                  <wp:posOffset>65405</wp:posOffset>
                </wp:positionV>
                <wp:extent cx="1169670" cy="318135"/>
                <wp:effectExtent l="0" t="0" r="0" b="0"/>
                <wp:wrapNone/>
                <wp:docPr id="23" name="Text 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9670" cy="318135"/>
                        </a:xfrm>
                        <a:prstGeom prst="rect">
                          <a:avLst/>
                        </a:prstGeom>
                        <a:solidFill>
                          <a:srgbClr val="FFFFFF"/>
                        </a:solidFill>
                        <a:ln w="9525">
                          <a:solidFill>
                            <a:srgbClr val="FF0000"/>
                          </a:solidFill>
                          <a:miter lim="800000"/>
                          <a:headEnd/>
                          <a:tailEnd/>
                        </a:ln>
                      </wps:spPr>
                      <wps:txbx>
                        <w:txbxContent>
                          <w:p w14:paraId="361B2DF7" w14:textId="77777777" w:rsidR="004B179B" w:rsidRDefault="004B179B">
                            <w:pPr>
                              <w:rPr>
                                <w:color w:val="FF0000"/>
                                <w:sz w:val="16"/>
                              </w:rPr>
                            </w:pPr>
                            <w:r>
                              <w:rPr>
                                <w:color w:val="FF0000"/>
                                <w:sz w:val="16"/>
                              </w:rPr>
                              <w:t>Replaced ^direction &lt;dir&gt; with this.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7895A" id="Text Box 1117" o:spid="_x0000_s1495" type="#_x0000_t202" style="position:absolute;left:0;text-align:left;margin-left:331.55pt;margin-top:5.15pt;width:92.1pt;height:25.0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" o:allowincell="f" strokecolor="red">
                <v:path arrowok="t"/>
                <v:textbox inset="3.6pt,,3.6pt">
                  <w:txbxContent>
                    <w:p w14:paraId="361B2DF7" w14:textId="77777777" w:rsidR="004B179B" w:rsidRDefault="004B179B">
                      <w:pPr>
                        <w:rPr>
                          <w:color w:val="FF0000"/>
                          <w:sz w:val="16"/>
                        </w:rPr>
                      </w:pPr>
                      <w:r>
                        <w:rPr>
                          <w:color w:val="FF0000"/>
                          <w:sz w:val="16"/>
                        </w:rPr>
                        <w:t>Replaced ^direction &lt;dir&gt; with this.</w:t>
                      </w:r>
                    </w:p>
                  </w:txbxContent>
                </v:textbox>
              </v:shape>
            </w:pict>
          </mc:Fallback>
        </mc:AlternateContent>
      </w:r>
      <w:r w:rsidR="004B179B">
        <w:t>--&gt;</w:t>
      </w:r>
    </w:p>
    <w:p w14:paraId="15183ACC" w14:textId="77777777" w:rsidR="004B179B" w:rsidRDefault="007B3A13">
      <w:pPr>
        <w:pStyle w:val="PlainText"/>
        <w:ind w:left="1440"/>
      </w:pPr>
      <w:r>
        <w:rPr>
          <w:noProof/>
        </w:rPr>
        <mc:AlternateContent>
          <mc:Choice Requires="wps">
            <w:drawing>
              <wp:anchor distT="0" distB="0" distL="114300" distR="114300" simplePos="0" relativeHeight="251763200" behindDoc="0" locked="0" layoutInCell="0" allowOverlap="1" wp14:anchorId="09C1A7ED" wp14:editId="6553F800">
                <wp:simplePos x="0" y="0"/>
                <wp:positionH relativeFrom="column">
                  <wp:posOffset>2903220</wp:posOffset>
                </wp:positionH>
                <wp:positionV relativeFrom="paragraph">
                  <wp:posOffset>80010</wp:posOffset>
                </wp:positionV>
                <wp:extent cx="1307465" cy="205740"/>
                <wp:effectExtent l="12700" t="0" r="635" b="48260"/>
                <wp:wrapNone/>
                <wp:docPr id="22" name="Lin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07465" cy="2057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F7ED2" id="Line 1118" o:spid="_x0000_s1026" style="position:absolute;flip:x;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pt,6.3pt" to="331.55pt,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" o:allowincell="f" strokecolor="red">
                <v:stroke endarrow="block"/>
                <o:lock v:ext="edit" shapetype="f"/>
              </v:line>
            </w:pict>
          </mc:Fallback>
        </mc:AlternateContent>
      </w:r>
      <w:r w:rsidR="004B179B">
        <w:t xml:space="preserve">   (&lt;s&gt; ^operator &lt;o&gt; + =)</w:t>
      </w:r>
    </w:p>
    <w:p w14:paraId="5D94575C" w14:textId="77777777" w:rsidR="004B179B" w:rsidRDefault="004B179B">
      <w:pPr>
        <w:pStyle w:val="PlainText"/>
        <w:ind w:left="1440"/>
      </w:pPr>
      <w:r>
        <w:t xml:space="preserve">   (&lt;o&gt; ^name jump</w:t>
      </w:r>
    </w:p>
    <w:p w14:paraId="1EE8530E" w14:textId="77777777" w:rsidR="004B179B" w:rsidRDefault="004B179B">
      <w:pPr>
        <w:pStyle w:val="PlainText"/>
        <w:ind w:left="1440"/>
      </w:pPr>
      <w:r>
        <w:t xml:space="preserve">        ^</w:t>
      </w:r>
      <w:proofErr w:type="gramStart"/>
      <w:r>
        <w:t>actions.jump</w:t>
      </w:r>
      <w:proofErr w:type="gramEnd"/>
      <w:r>
        <w:t>.direction &lt;dir&gt;</w:t>
      </w:r>
    </w:p>
    <w:p w14:paraId="51C70E29" w14:textId="77777777" w:rsidR="004B179B" w:rsidRDefault="004B179B">
      <w:pPr>
        <w:pStyle w:val="PlainText"/>
        <w:ind w:left="1440"/>
      </w:pPr>
      <w:r>
        <w:t xml:space="preserve">        ^content &lt;content&gt;)}</w:t>
      </w:r>
    </w:p>
    <w:p w14:paraId="5C771F12" w14:textId="77777777" w:rsidR="004B179B" w:rsidRDefault="004B179B">
      <w:pPr>
        <w:pStyle w:val="PlainText"/>
        <w:ind w:left="1440"/>
        <w:rPr>
          <w:u w:val="single"/>
        </w:rPr>
      </w:pPr>
    </w:p>
    <w:p w14:paraId="60EFF01F" w14:textId="77777777" w:rsidR="004B179B" w:rsidRDefault="004B179B">
      <w:r>
        <w:t xml:space="preserve">Rules like this simplify the writing of Soar programs by creating conventions; </w:t>
      </w:r>
      <w:proofErr w:type="gramStart"/>
      <w:r>
        <w:t>however</w:t>
      </w:r>
      <w:proofErr w:type="gramEnd"/>
      <w:r>
        <w:t xml:space="preserve"> these conventions also restrict what can be written in a Soar program. For example, if this rule is used in a Soar program, then the status complete augmentation will always be removed and will not be available for other rules to test. For this domain, it doesn’t seem like that will be a problem, and it might not be for others as well. It is just that before creating a rule that applies to all operators, you should be careful. Throughout this tutorial you will see additional rules that are used to simplify the writing of programs. We have tried to be careful in selecting these types of rules.</w:t>
      </w:r>
    </w:p>
    <w:p w14:paraId="6FDBB564" w14:textId="77777777" w:rsidR="004B179B" w:rsidRDefault="004B179B" w:rsidP="001C6305">
      <w:pPr>
        <w:pStyle w:val="Heading3"/>
        <w:spacing w:before="0"/>
      </w:pPr>
      <w:r>
        <w:br w:type="page"/>
      </w:r>
      <w:r w:rsidR="00A31D0F">
        <w:lastRenderedPageBreak/>
        <w:t>8</w:t>
      </w:r>
      <w:r>
        <w:t xml:space="preserve">.4 Jump Operator Selection </w:t>
      </w:r>
    </w:p>
    <w:p w14:paraId="5ACABF41" w14:textId="77777777" w:rsidR="004B179B" w:rsidRDefault="004B179B"/>
    <w:p w14:paraId="2F17F91B" w14:textId="77777777" w:rsidR="004B179B" w:rsidRDefault="004B179B">
      <w:r>
        <w:t>There are many strategies for selecting jump operators. One simple strategy is to prefer operators that jump into cells with bonusfood to operators that move into empty cells, while rejecting operators that jump into empty cells. We can generalize some of the rules for move to cover both jump and move.</w:t>
      </w:r>
    </w:p>
    <w:p w14:paraId="45BC4824" w14:textId="77777777" w:rsidR="004B179B" w:rsidRDefault="004B179B"/>
    <w:p w14:paraId="632863EB" w14:textId="77777777" w:rsidR="004B179B" w:rsidRDefault="004B179B">
      <w:pPr>
        <w:pStyle w:val="PlainText"/>
        <w:ind w:left="1440"/>
      </w:pPr>
      <w:r>
        <w:t>sp {select*move*bonusfood-better-than-normalfood-empty-eater</w:t>
      </w:r>
    </w:p>
    <w:p w14:paraId="1F8E1C38" w14:textId="77777777" w:rsidR="004B179B" w:rsidRDefault="004B179B">
      <w:pPr>
        <w:pStyle w:val="PlainText"/>
        <w:ind w:left="1440"/>
      </w:pPr>
      <w:r>
        <w:t xml:space="preserve">   (state &lt;s&gt; ^operator &lt;o1&gt; +</w:t>
      </w:r>
    </w:p>
    <w:p w14:paraId="29DD4EC3" w14:textId="77777777" w:rsidR="004B179B" w:rsidRDefault="004B179B">
      <w:pPr>
        <w:pStyle w:val="PlainText"/>
        <w:ind w:left="1440"/>
      </w:pPr>
      <w:r>
        <w:t xml:space="preserve">              ^operator &lt;o2&gt; +)</w:t>
      </w:r>
    </w:p>
    <w:p w14:paraId="2A234E15" w14:textId="77777777" w:rsidR="004B179B" w:rsidRDefault="004B179B">
      <w:pPr>
        <w:pStyle w:val="PlainText"/>
        <w:ind w:left="1440"/>
      </w:pPr>
      <w:r>
        <w:t xml:space="preserve">   (&lt;o1&gt; ^name </w:t>
      </w:r>
      <w:proofErr w:type="gramStart"/>
      <w:r>
        <w:t>{ &lt;</w:t>
      </w:r>
      <w:proofErr w:type="gramEnd"/>
      <w:r>
        <w:t>&lt; jump move &gt;&gt; &lt;name&gt; }</w:t>
      </w:r>
    </w:p>
    <w:p w14:paraId="27773ACC" w14:textId="77777777" w:rsidR="004B179B" w:rsidRDefault="004B179B">
      <w:pPr>
        <w:pStyle w:val="PlainText"/>
        <w:ind w:left="1440"/>
      </w:pPr>
      <w:r>
        <w:t xml:space="preserve">         ^content bonusfood)</w:t>
      </w:r>
    </w:p>
    <w:p w14:paraId="24175C4F" w14:textId="77777777" w:rsidR="004B179B" w:rsidRDefault="004B179B">
      <w:pPr>
        <w:pStyle w:val="PlainText"/>
        <w:ind w:left="1440"/>
      </w:pPr>
      <w:r>
        <w:t xml:space="preserve">   (&lt;o2&gt; ^name &lt;name&gt;</w:t>
      </w:r>
    </w:p>
    <w:p w14:paraId="2F3CFF05" w14:textId="77777777" w:rsidR="004B179B" w:rsidRDefault="004B179B">
      <w:pPr>
        <w:pStyle w:val="PlainText"/>
        <w:ind w:left="1440"/>
      </w:pPr>
      <w:r>
        <w:t xml:space="preserve">         ^content &lt;&lt; normalfood empty eater &gt;&gt;)</w:t>
      </w:r>
    </w:p>
    <w:p w14:paraId="52101EC2" w14:textId="77777777" w:rsidR="004B179B" w:rsidRDefault="004B179B">
      <w:pPr>
        <w:pStyle w:val="PlainText"/>
        <w:ind w:left="1440"/>
      </w:pPr>
      <w:r>
        <w:t>--&gt;</w:t>
      </w:r>
    </w:p>
    <w:p w14:paraId="4F78DE4E" w14:textId="77777777" w:rsidR="004B179B" w:rsidRDefault="004B179B">
      <w:pPr>
        <w:pStyle w:val="PlainText"/>
        <w:ind w:left="1440"/>
      </w:pPr>
      <w:r>
        <w:t xml:space="preserve">   (&lt;s&gt; ^operator &lt;o1&gt; &gt; &lt;o2&gt;)}</w:t>
      </w:r>
    </w:p>
    <w:p w14:paraId="6AF52A67" w14:textId="77777777" w:rsidR="004B179B" w:rsidRDefault="004B179B">
      <w:pPr>
        <w:pStyle w:val="PlainText"/>
        <w:ind w:left="1440"/>
      </w:pPr>
    </w:p>
    <w:p w14:paraId="5A68A9FA" w14:textId="77777777" w:rsidR="004B179B" w:rsidRDefault="004B179B">
      <w:pPr>
        <w:pStyle w:val="PlainText"/>
        <w:ind w:left="1440"/>
      </w:pPr>
      <w:r>
        <w:t>sp {select*jump*bonusfood-better-than*move*empty</w:t>
      </w:r>
    </w:p>
    <w:p w14:paraId="7C4DBFB2" w14:textId="77777777" w:rsidR="004B179B" w:rsidRDefault="004B179B">
      <w:pPr>
        <w:pStyle w:val="PlainText"/>
        <w:ind w:left="1440"/>
      </w:pPr>
      <w:r>
        <w:t xml:space="preserve">   (state &lt;s&gt; ^operator &lt;o1&gt; +</w:t>
      </w:r>
    </w:p>
    <w:p w14:paraId="4DC014BC" w14:textId="77777777" w:rsidR="004B179B" w:rsidRDefault="004B179B">
      <w:pPr>
        <w:pStyle w:val="PlainText"/>
        <w:ind w:left="1440"/>
      </w:pPr>
      <w:r>
        <w:t xml:space="preserve">              ^operator &lt;o2&gt; +)</w:t>
      </w:r>
    </w:p>
    <w:p w14:paraId="5CE860EA" w14:textId="77777777" w:rsidR="004B179B" w:rsidRDefault="004B179B">
      <w:pPr>
        <w:pStyle w:val="PlainText"/>
        <w:ind w:left="1440"/>
      </w:pPr>
      <w:r>
        <w:t xml:space="preserve">   (&lt;o1&gt; ^name jump</w:t>
      </w:r>
    </w:p>
    <w:p w14:paraId="59DACB12" w14:textId="77777777" w:rsidR="004B179B" w:rsidRDefault="004B179B">
      <w:pPr>
        <w:pStyle w:val="PlainText"/>
        <w:ind w:left="1440"/>
      </w:pPr>
      <w:r>
        <w:t xml:space="preserve">         ^content bonusfood)</w:t>
      </w:r>
    </w:p>
    <w:p w14:paraId="39AD581E" w14:textId="77777777" w:rsidR="004B179B" w:rsidRDefault="004B179B">
      <w:pPr>
        <w:pStyle w:val="PlainText"/>
        <w:ind w:left="1440"/>
      </w:pPr>
      <w:r>
        <w:t xml:space="preserve">   (&lt;o2&gt; ^name move</w:t>
      </w:r>
    </w:p>
    <w:p w14:paraId="4A1A43ED" w14:textId="77777777" w:rsidR="004B179B" w:rsidRDefault="004B179B">
      <w:pPr>
        <w:pStyle w:val="PlainText"/>
        <w:ind w:left="1440"/>
      </w:pPr>
      <w:r>
        <w:t xml:space="preserve">         ^content empty)</w:t>
      </w:r>
    </w:p>
    <w:p w14:paraId="6CACAA72" w14:textId="77777777" w:rsidR="004B179B" w:rsidRDefault="004B179B">
      <w:pPr>
        <w:pStyle w:val="PlainText"/>
        <w:ind w:left="1440"/>
      </w:pPr>
      <w:r>
        <w:t>--&gt;</w:t>
      </w:r>
    </w:p>
    <w:p w14:paraId="3713BEF7" w14:textId="77777777" w:rsidR="004B179B" w:rsidRDefault="004B179B">
      <w:pPr>
        <w:pStyle w:val="PlainText"/>
        <w:ind w:left="1440"/>
      </w:pPr>
      <w:r>
        <w:t xml:space="preserve">   (&lt;s&gt; ^operator &lt;o1&gt; &gt; &lt;o2&gt;)}</w:t>
      </w:r>
    </w:p>
    <w:p w14:paraId="0B91E49F" w14:textId="77777777" w:rsidR="004B179B" w:rsidRDefault="004B179B" w:rsidP="001C6305">
      <w:pPr>
        <w:pStyle w:val="Heading3"/>
        <w:spacing w:before="0"/>
      </w:pPr>
      <w:r>
        <w:br w:type="page"/>
      </w:r>
      <w:r w:rsidR="00A31D0F">
        <w:lastRenderedPageBreak/>
        <w:t>8</w:t>
      </w:r>
      <w:r>
        <w:t>.5 Jump and Move Operator Selection</w:t>
      </w:r>
    </w:p>
    <w:p w14:paraId="76FC67E6" w14:textId="77777777" w:rsidR="004B179B" w:rsidRDefault="004B179B">
      <w:pPr>
        <w:pStyle w:val="Header"/>
        <w:tabs>
          <w:tab w:val="clear" w:pos="4320"/>
          <w:tab w:val="clear" w:pos="8640"/>
        </w:tabs>
      </w:pPr>
    </w:p>
    <w:p w14:paraId="4C2ACEFA" w14:textId="77777777" w:rsidR="004B179B" w:rsidRDefault="004B179B">
      <w:r>
        <w:t xml:space="preserve">In order to cover </w:t>
      </w:r>
      <w:proofErr w:type="gramStart"/>
      <w:r>
        <w:t>all of</w:t>
      </w:r>
      <w:proofErr w:type="gramEnd"/>
      <w:r>
        <w:t xml:space="preserve"> the cases of move and jump operators for all of the different cell contents, you would need to write lots of rules. Is there an easier way?  One way is to translate the different names and contents into numbers that correspond to the number of points the eater will get. A rule could then compare the numbers and create better preferences for operators with higher numbers. You can translate the names and contents into numbers by writing one rule for each name and content pair; however, it is much easier to create a structure in working memory with the information and have a general rule match against it and do the translation. This is </w:t>
      </w:r>
      <w:proofErr w:type="gramStart"/>
      <w:r>
        <w:t>similar to</w:t>
      </w:r>
      <w:proofErr w:type="gramEnd"/>
      <w:r>
        <w:t xml:space="preserve"> the way opposite directions were computed. </w:t>
      </w:r>
    </w:p>
    <w:p w14:paraId="2153205E" w14:textId="77777777" w:rsidR="004B179B" w:rsidRDefault="004B179B"/>
    <w:p w14:paraId="0D0D7DEF" w14:textId="77777777" w:rsidR="004B179B" w:rsidRDefault="004B179B">
      <w:r>
        <w:t xml:space="preserve">The first rule to write is the one that creates the structure in working memory. It needs to include an object for each pair of name and content, and for each pair, the expected value to the eater. </w:t>
      </w:r>
    </w:p>
    <w:p w14:paraId="59A4EDC0" w14:textId="77777777" w:rsidR="004B179B" w:rsidRDefault="004B179B"/>
    <w:p w14:paraId="2741B3DF" w14:textId="77777777" w:rsidR="004B179B" w:rsidRDefault="004B179B">
      <w:pPr>
        <w:ind w:left="1440"/>
        <w:rPr>
          <w:rFonts w:ascii="Courier New" w:hAnsi="Courier New"/>
        </w:rPr>
      </w:pPr>
      <w:r>
        <w:rPr>
          <w:rFonts w:ascii="Courier New" w:hAnsi="Courier New"/>
        </w:rPr>
        <w:t>sp {init*elaborate*name-content-</w:t>
      </w:r>
      <w:proofErr w:type="gramStart"/>
      <w:r>
        <w:rPr>
          <w:rFonts w:ascii="Courier New" w:hAnsi="Courier New"/>
        </w:rPr>
        <w:t>value</w:t>
      </w:r>
      <w:proofErr w:type="gramEnd"/>
    </w:p>
    <w:p w14:paraId="1E9E32AD" w14:textId="77777777" w:rsidR="004B179B" w:rsidRDefault="004B179B">
      <w:pPr>
        <w:ind w:left="1440"/>
        <w:rPr>
          <w:rFonts w:ascii="Courier New" w:hAnsi="Courier New"/>
        </w:rPr>
      </w:pPr>
      <w:r>
        <w:rPr>
          <w:rFonts w:ascii="Courier New" w:hAnsi="Courier New"/>
        </w:rPr>
        <w:t xml:space="preserve">   (state &lt;s&gt; ^type state)</w:t>
      </w:r>
    </w:p>
    <w:p w14:paraId="360AE752" w14:textId="77777777" w:rsidR="004B179B" w:rsidRDefault="004B179B">
      <w:pPr>
        <w:ind w:left="1440"/>
        <w:rPr>
          <w:rFonts w:ascii="Courier New" w:hAnsi="Courier New"/>
        </w:rPr>
      </w:pPr>
      <w:r>
        <w:rPr>
          <w:rFonts w:ascii="Courier New" w:hAnsi="Courier New"/>
        </w:rPr>
        <w:t>--&gt;</w:t>
      </w:r>
    </w:p>
    <w:p w14:paraId="5B5911C6" w14:textId="77777777" w:rsidR="004B179B" w:rsidRDefault="004B179B">
      <w:pPr>
        <w:ind w:left="1440"/>
        <w:rPr>
          <w:rFonts w:ascii="Courier New" w:hAnsi="Courier New"/>
        </w:rPr>
      </w:pPr>
      <w:r>
        <w:rPr>
          <w:rFonts w:ascii="Courier New" w:hAnsi="Courier New"/>
        </w:rPr>
        <w:t xml:space="preserve">   (&lt;s&gt; ^name-content-value &lt;c1&gt; &lt;c2&gt; &lt;c3&gt; &lt;c4&gt; </w:t>
      </w:r>
    </w:p>
    <w:p w14:paraId="030BC2BC" w14:textId="77777777" w:rsidR="004B179B" w:rsidRDefault="004B179B">
      <w:pPr>
        <w:ind w:left="1440"/>
        <w:rPr>
          <w:rFonts w:ascii="Courier New" w:hAnsi="Courier New"/>
        </w:rPr>
      </w:pPr>
      <w:r>
        <w:rPr>
          <w:rFonts w:ascii="Courier New" w:hAnsi="Courier New"/>
        </w:rPr>
        <w:t xml:space="preserve">                            &lt;c5&gt; &lt;c6&gt; &lt;c7&gt; &lt;c8&gt;)</w:t>
      </w:r>
    </w:p>
    <w:p w14:paraId="753A45B0" w14:textId="77777777" w:rsidR="004B179B" w:rsidRDefault="004B179B">
      <w:pPr>
        <w:ind w:left="1440"/>
        <w:rPr>
          <w:rFonts w:ascii="Courier New" w:hAnsi="Courier New"/>
        </w:rPr>
      </w:pPr>
      <w:r>
        <w:rPr>
          <w:rFonts w:ascii="Courier New" w:hAnsi="Courier New"/>
        </w:rPr>
        <w:t xml:space="preserve">   (&lt;c1&gt; ^name move ^content empty ^value 0)</w:t>
      </w:r>
    </w:p>
    <w:p w14:paraId="57907543" w14:textId="77777777" w:rsidR="004B179B" w:rsidRDefault="004B179B">
      <w:pPr>
        <w:ind w:left="1440"/>
        <w:rPr>
          <w:rFonts w:ascii="Courier New" w:hAnsi="Courier New"/>
        </w:rPr>
      </w:pPr>
      <w:r>
        <w:rPr>
          <w:rFonts w:ascii="Courier New" w:hAnsi="Courier New"/>
        </w:rPr>
        <w:t xml:space="preserve">   (&lt;c2&gt; ^name move ^content eater ^value 0)</w:t>
      </w:r>
    </w:p>
    <w:p w14:paraId="5BEF7390" w14:textId="77777777" w:rsidR="004B179B" w:rsidRDefault="004B179B">
      <w:pPr>
        <w:ind w:left="1440"/>
        <w:rPr>
          <w:rFonts w:ascii="Courier New" w:hAnsi="Courier New"/>
        </w:rPr>
      </w:pPr>
      <w:r>
        <w:rPr>
          <w:rFonts w:ascii="Courier New" w:hAnsi="Courier New"/>
        </w:rPr>
        <w:t xml:space="preserve">   (&lt;c3&gt; ^name move ^content normalfood ^value 5)</w:t>
      </w:r>
    </w:p>
    <w:p w14:paraId="0C314E8E" w14:textId="77777777" w:rsidR="004B179B" w:rsidRDefault="004B179B">
      <w:pPr>
        <w:ind w:left="1440"/>
        <w:rPr>
          <w:rFonts w:ascii="Courier New" w:hAnsi="Courier New"/>
        </w:rPr>
      </w:pPr>
      <w:r>
        <w:rPr>
          <w:rFonts w:ascii="Courier New" w:hAnsi="Courier New"/>
        </w:rPr>
        <w:t xml:space="preserve">   (&lt;c4&gt; ^name move ^content bonusfood ^value 10)</w:t>
      </w:r>
    </w:p>
    <w:p w14:paraId="5A9F5EFF" w14:textId="77777777" w:rsidR="004B179B" w:rsidRDefault="004B179B">
      <w:pPr>
        <w:ind w:left="1440"/>
        <w:rPr>
          <w:rFonts w:ascii="Courier New" w:hAnsi="Courier New"/>
        </w:rPr>
      </w:pPr>
      <w:r>
        <w:rPr>
          <w:rFonts w:ascii="Courier New" w:hAnsi="Courier New"/>
        </w:rPr>
        <w:t xml:space="preserve">   (&lt;c5&gt; ^name jump ^content empty ^value -5)</w:t>
      </w:r>
    </w:p>
    <w:p w14:paraId="2F0C4C6E" w14:textId="77777777" w:rsidR="004B179B" w:rsidRDefault="004B179B">
      <w:pPr>
        <w:ind w:left="1440"/>
        <w:rPr>
          <w:rFonts w:ascii="Courier New" w:hAnsi="Courier New"/>
        </w:rPr>
      </w:pPr>
      <w:r>
        <w:rPr>
          <w:rFonts w:ascii="Courier New" w:hAnsi="Courier New"/>
        </w:rPr>
        <w:t xml:space="preserve">   (&lt;c6&gt; ^name jump ^content eater ^value -5)</w:t>
      </w:r>
    </w:p>
    <w:p w14:paraId="05DCF21B" w14:textId="77777777" w:rsidR="004B179B" w:rsidRDefault="004B179B">
      <w:pPr>
        <w:ind w:left="1440"/>
        <w:rPr>
          <w:rFonts w:ascii="Courier New" w:hAnsi="Courier New"/>
        </w:rPr>
      </w:pPr>
      <w:r>
        <w:rPr>
          <w:rFonts w:ascii="Courier New" w:hAnsi="Courier New"/>
        </w:rPr>
        <w:t xml:space="preserve">   (&lt;c7&gt; ^name jump ^content normalfood ^value 0)</w:t>
      </w:r>
    </w:p>
    <w:p w14:paraId="084096A2" w14:textId="77777777" w:rsidR="004B179B" w:rsidRDefault="004B179B">
      <w:pPr>
        <w:ind w:left="1440"/>
        <w:rPr>
          <w:rFonts w:ascii="Courier New" w:hAnsi="Courier New"/>
        </w:rPr>
      </w:pPr>
      <w:r>
        <w:rPr>
          <w:rFonts w:ascii="Courier New" w:hAnsi="Courier New"/>
        </w:rPr>
        <w:t xml:space="preserve">   (&lt;c8&gt; ^name jump ^content bonusfood ^value 5)}</w:t>
      </w:r>
    </w:p>
    <w:p w14:paraId="30DF6765" w14:textId="77777777" w:rsidR="004B179B" w:rsidRDefault="004B179B"/>
    <w:p w14:paraId="058E5D6B" w14:textId="77777777" w:rsidR="004B179B" w:rsidRDefault="004B179B">
      <w:r>
        <w:t>To compare two operators, you can write a rule that matches the operators and the name-content-value structure, but it is easier to understand the reasoning if you break it into two rules. The first rule matches each operator and the appropriate name-content-value and copies the value onto the operator.</w:t>
      </w:r>
    </w:p>
    <w:p w14:paraId="41A28F8A" w14:textId="77777777" w:rsidR="004B179B" w:rsidRDefault="004B179B"/>
    <w:p w14:paraId="1469676B" w14:textId="77777777" w:rsidR="004B179B" w:rsidRDefault="004B179B">
      <w:pPr>
        <w:pStyle w:val="PlainText"/>
        <w:ind w:left="1440"/>
      </w:pPr>
      <w:r>
        <w:t>sp {elaborate*operator*value</w:t>
      </w:r>
    </w:p>
    <w:p w14:paraId="2AB135E2" w14:textId="77777777" w:rsidR="004B179B" w:rsidRDefault="004B179B">
      <w:pPr>
        <w:pStyle w:val="PlainText"/>
        <w:ind w:left="1440"/>
      </w:pPr>
      <w:r>
        <w:t xml:space="preserve">   (state &lt;s&gt; ^operator &lt;o&gt; +</w:t>
      </w:r>
    </w:p>
    <w:p w14:paraId="6B6CF9EA" w14:textId="77777777" w:rsidR="004B179B" w:rsidRDefault="004B179B">
      <w:pPr>
        <w:pStyle w:val="PlainText"/>
        <w:ind w:left="1440"/>
      </w:pPr>
      <w:r>
        <w:t xml:space="preserve">              ^name-content-value &lt;ccv&gt;)</w:t>
      </w:r>
    </w:p>
    <w:p w14:paraId="4EBC658A" w14:textId="77777777" w:rsidR="004B179B" w:rsidRDefault="004B179B">
      <w:pPr>
        <w:pStyle w:val="PlainText"/>
        <w:ind w:left="1440"/>
      </w:pPr>
      <w:r>
        <w:t xml:space="preserve">   (&lt;o&gt;   ^name &lt;name&gt; ^content &lt;content&gt;)</w:t>
      </w:r>
    </w:p>
    <w:p w14:paraId="2C904FC0" w14:textId="77777777" w:rsidR="004B179B" w:rsidRDefault="004B179B">
      <w:pPr>
        <w:pStyle w:val="PlainText"/>
        <w:ind w:left="1440"/>
      </w:pPr>
      <w:r>
        <w:t xml:space="preserve">   (&lt;ccv&gt; ^name &lt;name&gt; ^content &lt;content&gt; ^value &lt;value&gt;)</w:t>
      </w:r>
    </w:p>
    <w:p w14:paraId="375052D1" w14:textId="77777777" w:rsidR="004B179B" w:rsidRDefault="004B179B">
      <w:pPr>
        <w:pStyle w:val="PlainText"/>
        <w:ind w:left="1440"/>
      </w:pPr>
      <w:r>
        <w:t>--&gt;</w:t>
      </w:r>
    </w:p>
    <w:p w14:paraId="1F85DC24" w14:textId="77777777" w:rsidR="004B179B" w:rsidRDefault="004B179B">
      <w:pPr>
        <w:pStyle w:val="PlainText"/>
        <w:ind w:left="1440"/>
      </w:pPr>
      <w:r>
        <w:t xml:space="preserve">   (&lt;o&gt; ^value &lt;value&gt;)}</w:t>
      </w:r>
    </w:p>
    <w:p w14:paraId="6D5B1E1A" w14:textId="77777777" w:rsidR="004B179B" w:rsidRDefault="004B179B">
      <w:pPr>
        <w:pStyle w:val="PlainText"/>
      </w:pPr>
    </w:p>
    <w:p w14:paraId="5B9EC128" w14:textId="77777777" w:rsidR="004B179B" w:rsidRDefault="004B179B">
      <w:r>
        <w:t>Now you can write a rule that compares the values associated with each operator and then creates a better preference for the operators with higher values.</w:t>
      </w:r>
    </w:p>
    <w:p w14:paraId="74650327" w14:textId="77777777" w:rsidR="004B179B" w:rsidRDefault="004B179B">
      <w:pPr>
        <w:pStyle w:val="PlainText"/>
      </w:pPr>
    </w:p>
    <w:p w14:paraId="6236F763" w14:textId="77777777" w:rsidR="004B179B" w:rsidRDefault="004B179B">
      <w:pPr>
        <w:pStyle w:val="PlainText"/>
        <w:ind w:left="1440"/>
      </w:pPr>
      <w:r>
        <w:t>sp {select*compare*best*</w:t>
      </w:r>
      <w:proofErr w:type="gramStart"/>
      <w:r>
        <w:t>value</w:t>
      </w:r>
      <w:proofErr w:type="gramEnd"/>
    </w:p>
    <w:p w14:paraId="71BD7358" w14:textId="77777777" w:rsidR="004B179B" w:rsidRDefault="004B179B">
      <w:pPr>
        <w:pStyle w:val="PlainText"/>
        <w:ind w:left="1440"/>
      </w:pPr>
      <w:r>
        <w:t xml:space="preserve">   (state &lt;s&gt; ^operator &lt;o1&gt; +</w:t>
      </w:r>
    </w:p>
    <w:p w14:paraId="0BFEE3C5" w14:textId="77777777" w:rsidR="004B179B" w:rsidRDefault="004B179B">
      <w:pPr>
        <w:pStyle w:val="PlainText"/>
        <w:ind w:left="1440"/>
      </w:pPr>
      <w:r>
        <w:t xml:space="preserve">              ^operator &lt;o2&gt; +)</w:t>
      </w:r>
    </w:p>
    <w:p w14:paraId="4C74A627" w14:textId="77777777" w:rsidR="004B179B" w:rsidRDefault="004B179B">
      <w:pPr>
        <w:pStyle w:val="PlainText"/>
        <w:ind w:left="1440"/>
      </w:pPr>
      <w:r>
        <w:t xml:space="preserve">   (&lt;o1&gt; ^value &lt;v&gt;)</w:t>
      </w:r>
    </w:p>
    <w:p w14:paraId="3216F8BD" w14:textId="77777777" w:rsidR="004B179B" w:rsidRDefault="004B179B">
      <w:pPr>
        <w:pStyle w:val="PlainText"/>
        <w:ind w:left="1440"/>
      </w:pPr>
      <w:r>
        <w:t xml:space="preserve">   (&lt;o2&gt; ^value &lt; &lt;v&gt;)</w:t>
      </w:r>
    </w:p>
    <w:p w14:paraId="36514AF2" w14:textId="77777777" w:rsidR="004B179B" w:rsidRDefault="004B179B">
      <w:pPr>
        <w:pStyle w:val="PlainText"/>
        <w:ind w:left="1440"/>
      </w:pPr>
      <w:r>
        <w:t>--&gt;</w:t>
      </w:r>
    </w:p>
    <w:p w14:paraId="67B4E90C" w14:textId="77777777" w:rsidR="004B179B" w:rsidRDefault="004B179B">
      <w:pPr>
        <w:pStyle w:val="PlainText"/>
        <w:ind w:left="1440"/>
      </w:pPr>
      <w:r>
        <w:t xml:space="preserve">   (&lt;s&gt; ^operator &lt;o1&gt; &gt; &lt;o2&gt;)}</w:t>
      </w:r>
    </w:p>
    <w:p w14:paraId="225D67F9" w14:textId="77777777" w:rsidR="004B179B" w:rsidRDefault="004B179B">
      <w:pPr>
        <w:pStyle w:val="PlainText"/>
      </w:pPr>
    </w:p>
    <w:p w14:paraId="746A8389" w14:textId="77777777" w:rsidR="004B179B" w:rsidRDefault="004B179B">
      <w:r>
        <w:t xml:space="preserve">During a run, the first rule will fire for every proposed operator, and the second rule will fire for every pair of operators with different values. </w:t>
      </w:r>
      <w:proofErr w:type="gramStart"/>
      <w:r>
        <w:t>All of</w:t>
      </w:r>
      <w:proofErr w:type="gramEnd"/>
      <w:r>
        <w:t xml:space="preserve"> these firings, including the proposals of the operators, happen during the proposal phase.</w:t>
      </w:r>
    </w:p>
    <w:p w14:paraId="354514EF" w14:textId="77777777" w:rsidR="004B179B" w:rsidRDefault="004B179B" w:rsidP="001C6305">
      <w:pPr>
        <w:pStyle w:val="Heading1"/>
        <w:spacing w:before="0"/>
      </w:pPr>
      <w:r>
        <w:br w:type="page"/>
      </w:r>
      <w:r w:rsidR="00A31D0F">
        <w:lastRenderedPageBreak/>
        <w:t>9</w:t>
      </w:r>
      <w:r>
        <w:t>. Advanced Eaters</w:t>
      </w:r>
    </w:p>
    <w:p w14:paraId="3640D989" w14:textId="77777777" w:rsidR="004B179B" w:rsidRDefault="004B179B">
      <w:r>
        <w:t>If you want to build more complex eaters, here are a few ideas. You will find it easier to build some of these after you complete the next part of the tutorial.</w:t>
      </w:r>
    </w:p>
    <w:p w14:paraId="70E625E6" w14:textId="77777777" w:rsidR="004B179B" w:rsidRDefault="004B179B"/>
    <w:p w14:paraId="4848CD2F" w14:textId="77777777" w:rsidR="004B179B" w:rsidRDefault="004B179B">
      <w:pPr>
        <w:numPr>
          <w:ilvl w:val="0"/>
          <w:numId w:val="8"/>
        </w:numPr>
      </w:pPr>
      <w:r>
        <w:t>An eater that chases another eater.</w:t>
      </w:r>
    </w:p>
    <w:p w14:paraId="2BF45BD1" w14:textId="77777777" w:rsidR="004B179B" w:rsidRDefault="004B179B">
      <w:pPr>
        <w:numPr>
          <w:ilvl w:val="0"/>
          <w:numId w:val="8"/>
        </w:numPr>
      </w:pPr>
      <w:r>
        <w:t>An eater that tries to stay away from other eaters.</w:t>
      </w:r>
    </w:p>
    <w:p w14:paraId="58732F4D" w14:textId="77777777" w:rsidR="004B179B" w:rsidRDefault="004B179B">
      <w:pPr>
        <w:numPr>
          <w:ilvl w:val="0"/>
          <w:numId w:val="8"/>
        </w:numPr>
      </w:pPr>
      <w:r>
        <w:t>An eater that systematically searches for food when empty cells surround it.</w:t>
      </w:r>
    </w:p>
    <w:p w14:paraId="55EA76A9" w14:textId="77777777" w:rsidR="004B179B" w:rsidRDefault="004B179B">
      <w:pPr>
        <w:numPr>
          <w:ilvl w:val="0"/>
          <w:numId w:val="8"/>
        </w:numPr>
      </w:pPr>
      <w:r>
        <w:t xml:space="preserve">An eater that looks ahead to see what move would be better based on what surrounds the cell it is going to move into. </w:t>
      </w:r>
    </w:p>
    <w:p w14:paraId="1ED71B7F" w14:textId="77777777" w:rsidR="004B179B" w:rsidRDefault="004B179B">
      <w:pPr>
        <w:numPr>
          <w:ilvl w:val="0"/>
          <w:numId w:val="8"/>
        </w:numPr>
      </w:pPr>
      <w:r>
        <w:t>An eater that takes advantage of the fact that bonus food comes in vertical lines, each 4 cells apart.</w:t>
      </w:r>
    </w:p>
    <w:p w14:paraId="3D469268" w14:textId="77777777" w:rsidR="00BF4BF2" w:rsidRDefault="00BF4BF2" w:rsidP="001C6305">
      <w:pPr>
        <w:pStyle w:val="Heading1"/>
        <w:spacing w:before="0"/>
      </w:pPr>
    </w:p>
    <w:p w14:paraId="576B6D42" w14:textId="77777777" w:rsidR="00BF4BF2" w:rsidRDefault="00BF4BF2" w:rsidP="001C6305">
      <w:pPr>
        <w:pStyle w:val="Heading1"/>
        <w:spacing w:before="0"/>
      </w:pPr>
    </w:p>
    <w:p w14:paraId="4F4B4FC6" w14:textId="77777777" w:rsidR="004B179B" w:rsidRDefault="00A31D0F" w:rsidP="001C6305">
      <w:pPr>
        <w:pStyle w:val="Heading1"/>
        <w:spacing w:before="0"/>
      </w:pPr>
      <w:r>
        <w:t>10</w:t>
      </w:r>
      <w:r w:rsidR="004B179B">
        <w:t>. Top-state Structure</w:t>
      </w:r>
    </w:p>
    <w:p w14:paraId="17402DC2" w14:textId="77777777" w:rsidR="004B179B" w:rsidRDefault="004B179B"/>
    <w:p w14:paraId="14282241" w14:textId="77777777" w:rsidR="004B179B" w:rsidRDefault="004B179B">
      <w:r>
        <w:t xml:space="preserve">This page has a summary of the structure of the top-state for every eater. It is a useful reference when you build your own </w:t>
      </w:r>
      <w:proofErr w:type="gramStart"/>
      <w:r>
        <w:t>eaters</w:t>
      </w:r>
      <w:proofErr w:type="gramEnd"/>
      <w:r>
        <w:t xml:space="preserve"> and you will probably want to make a copy of it.  </w:t>
      </w:r>
      <w:proofErr w:type="gramStart"/>
      <w:r>
        <w:t>All of</w:t>
      </w:r>
      <w:proofErr w:type="gramEnd"/>
      <w:r>
        <w:t xml:space="preserve"> the attributes of an object appear below it in outline form, with indentation used to signify sub-objects. Possible values are listed on the same line as the attribute.</w:t>
      </w:r>
    </w:p>
    <w:p w14:paraId="62B6C29F" w14:textId="77777777" w:rsidR="004B179B" w:rsidRDefault="004B179B">
      <w:pPr>
        <w:rPr>
          <w:rFonts w:ascii="Courier New" w:hAnsi="Courier New"/>
        </w:rPr>
      </w:pPr>
    </w:p>
    <w:p w14:paraId="185531A5" w14:textId="77777777" w:rsidR="004B179B" w:rsidRDefault="004B179B">
      <w:pPr>
        <w:rPr>
          <w:rFonts w:ascii="Courier New" w:hAnsi="Courier New"/>
        </w:rPr>
      </w:pPr>
      <w:r>
        <w:rPr>
          <w:rFonts w:ascii="Courier New" w:hAnsi="Courier New"/>
        </w:rPr>
        <w:t>^io</w:t>
      </w:r>
    </w:p>
    <w:p w14:paraId="175E3F4A" w14:textId="77777777" w:rsidR="004B179B" w:rsidRDefault="004B179B">
      <w:pPr>
        <w:pStyle w:val="Header"/>
        <w:tabs>
          <w:tab w:val="clear" w:pos="4320"/>
          <w:tab w:val="clear" w:pos="8640"/>
        </w:tabs>
        <w:rPr>
          <w:rFonts w:ascii="Courier New" w:hAnsi="Courier New"/>
        </w:rPr>
      </w:pPr>
      <w:r>
        <w:rPr>
          <w:rFonts w:ascii="Courier New" w:hAnsi="Courier New"/>
        </w:rPr>
        <w:t xml:space="preserve">   ^input-link</w:t>
      </w:r>
    </w:p>
    <w:p w14:paraId="15AEC424" w14:textId="77777777" w:rsidR="004B179B" w:rsidRDefault="004B179B">
      <w:pPr>
        <w:pStyle w:val="Header"/>
        <w:tabs>
          <w:tab w:val="clear" w:pos="4320"/>
          <w:tab w:val="clear" w:pos="8640"/>
        </w:tabs>
        <w:rPr>
          <w:rFonts w:ascii="Courier New" w:hAnsi="Courier New"/>
        </w:rPr>
      </w:pPr>
      <w:r>
        <w:rPr>
          <w:rFonts w:ascii="Courier New" w:hAnsi="Courier New"/>
        </w:rPr>
        <w:t xml:space="preserve">      ^eater</w:t>
      </w:r>
    </w:p>
    <w:p w14:paraId="6CA74CC7" w14:textId="77777777" w:rsidR="004B179B" w:rsidRDefault="004B179B">
      <w:pPr>
        <w:pStyle w:val="Header"/>
        <w:tabs>
          <w:tab w:val="clear" w:pos="4320"/>
          <w:tab w:val="clear" w:pos="8640"/>
        </w:tabs>
        <w:rPr>
          <w:rFonts w:ascii="Courier New" w:hAnsi="Courier New"/>
        </w:rPr>
      </w:pPr>
      <w:r>
        <w:rPr>
          <w:rFonts w:ascii="Courier New" w:hAnsi="Courier New"/>
        </w:rPr>
        <w:t xml:space="preserve">         ^direction east/north/south/west</w:t>
      </w:r>
    </w:p>
    <w:p w14:paraId="693954DE" w14:textId="77777777" w:rsidR="004B179B" w:rsidRDefault="004B179B">
      <w:pPr>
        <w:pStyle w:val="Header"/>
        <w:tabs>
          <w:tab w:val="clear" w:pos="4320"/>
          <w:tab w:val="clear" w:pos="8640"/>
        </w:tabs>
        <w:rPr>
          <w:rFonts w:ascii="Courier New" w:hAnsi="Courier New"/>
        </w:rPr>
      </w:pPr>
      <w:r>
        <w:rPr>
          <w:rFonts w:ascii="Courier New" w:hAnsi="Courier New"/>
        </w:rPr>
        <w:t xml:space="preserve">         ^name red/blue/yellow/green/purple/black</w:t>
      </w:r>
    </w:p>
    <w:p w14:paraId="5779BC1D" w14:textId="77777777" w:rsidR="004B179B" w:rsidRDefault="004B179B">
      <w:pPr>
        <w:pStyle w:val="Header"/>
        <w:tabs>
          <w:tab w:val="clear" w:pos="4320"/>
          <w:tab w:val="clear" w:pos="8640"/>
        </w:tabs>
        <w:rPr>
          <w:rFonts w:ascii="Courier New" w:hAnsi="Courier New"/>
        </w:rPr>
      </w:pPr>
      <w:r>
        <w:rPr>
          <w:rFonts w:ascii="Courier New" w:hAnsi="Courier New"/>
        </w:rPr>
        <w:t xml:space="preserve">         ^score 0-1000</w:t>
      </w:r>
    </w:p>
    <w:p w14:paraId="74327ADA" w14:textId="77777777" w:rsidR="004B179B" w:rsidRDefault="004B179B">
      <w:pPr>
        <w:pStyle w:val="Header"/>
        <w:tabs>
          <w:tab w:val="clear" w:pos="4320"/>
          <w:tab w:val="clear" w:pos="8640"/>
        </w:tabs>
        <w:rPr>
          <w:rFonts w:ascii="Courier New" w:hAnsi="Courier New"/>
        </w:rPr>
      </w:pPr>
      <w:r>
        <w:rPr>
          <w:rFonts w:ascii="Courier New" w:hAnsi="Courier New"/>
        </w:rPr>
        <w:t xml:space="preserve">         ^x 1-15</w:t>
      </w:r>
    </w:p>
    <w:p w14:paraId="4F9FE0A0" w14:textId="77777777" w:rsidR="004B179B" w:rsidRDefault="004B179B">
      <w:pPr>
        <w:pStyle w:val="Header"/>
        <w:tabs>
          <w:tab w:val="clear" w:pos="4320"/>
          <w:tab w:val="clear" w:pos="8640"/>
        </w:tabs>
        <w:rPr>
          <w:rFonts w:ascii="Courier New" w:hAnsi="Courier New"/>
        </w:rPr>
      </w:pPr>
      <w:r>
        <w:rPr>
          <w:rFonts w:ascii="Courier New" w:hAnsi="Courier New"/>
        </w:rPr>
        <w:t xml:space="preserve">         ^y 1-15</w:t>
      </w:r>
    </w:p>
    <w:p w14:paraId="43793576" w14:textId="77777777" w:rsidR="004B179B" w:rsidRDefault="004B179B">
      <w:pPr>
        <w:pStyle w:val="Header"/>
        <w:tabs>
          <w:tab w:val="clear" w:pos="4320"/>
          <w:tab w:val="clear" w:pos="8640"/>
        </w:tabs>
        <w:rPr>
          <w:rFonts w:ascii="Courier New" w:hAnsi="Courier New"/>
        </w:rPr>
      </w:pPr>
      <w:r>
        <w:rPr>
          <w:rFonts w:ascii="Courier New" w:hAnsi="Courier New"/>
        </w:rPr>
        <w:t xml:space="preserve">      ^my-location</w:t>
      </w:r>
      <w:r>
        <w:rPr>
          <w:rFonts w:ascii="Courier New" w:hAnsi="Courier New"/>
        </w:rPr>
        <w:tab/>
      </w:r>
    </w:p>
    <w:p w14:paraId="1C04D9D1" w14:textId="77777777" w:rsidR="004B179B" w:rsidRDefault="004B179B">
      <w:pPr>
        <w:pStyle w:val="Header"/>
        <w:tabs>
          <w:tab w:val="clear" w:pos="4320"/>
          <w:tab w:val="clear" w:pos="8640"/>
        </w:tabs>
        <w:rPr>
          <w:rFonts w:ascii="Courier New" w:hAnsi="Courier New"/>
        </w:rPr>
      </w:pPr>
      <w:r>
        <w:rPr>
          <w:rFonts w:ascii="Courier New" w:hAnsi="Courier New"/>
        </w:rPr>
        <w:t xml:space="preserve">         ^content bonusfood/normalfood/eater/empty/wall</w:t>
      </w:r>
    </w:p>
    <w:p w14:paraId="0124FAA0" w14:textId="77777777" w:rsidR="004B179B" w:rsidRDefault="004B179B">
      <w:pPr>
        <w:pStyle w:val="Header"/>
        <w:tabs>
          <w:tab w:val="clear" w:pos="4320"/>
          <w:tab w:val="clear" w:pos="8640"/>
        </w:tabs>
        <w:rPr>
          <w:rFonts w:ascii="Courier New" w:hAnsi="Courier New"/>
        </w:rPr>
      </w:pPr>
      <w:r>
        <w:rPr>
          <w:rFonts w:ascii="Courier New" w:hAnsi="Courier New"/>
        </w:rPr>
        <w:t xml:space="preserve">         ^east</w:t>
      </w:r>
    </w:p>
    <w:p w14:paraId="02AF7B7C" w14:textId="77777777" w:rsidR="004B179B" w:rsidRDefault="004B179B">
      <w:pPr>
        <w:pStyle w:val="Header"/>
        <w:tabs>
          <w:tab w:val="clear" w:pos="4320"/>
          <w:tab w:val="clear" w:pos="8640"/>
        </w:tabs>
        <w:rPr>
          <w:rFonts w:ascii="Courier New" w:hAnsi="Courier New"/>
        </w:rPr>
      </w:pPr>
      <w:r>
        <w:rPr>
          <w:rFonts w:ascii="Courier New" w:hAnsi="Courier New"/>
        </w:rPr>
        <w:t xml:space="preserve">            ^content bonusfood/normalfood/eater/empty/wall</w:t>
      </w:r>
    </w:p>
    <w:p w14:paraId="2120EFBC"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p>
    <w:p w14:paraId="0799BA4E" w14:textId="77777777" w:rsidR="004B179B" w:rsidRDefault="004B179B">
      <w:pPr>
        <w:pStyle w:val="Header"/>
        <w:tabs>
          <w:tab w:val="clear" w:pos="4320"/>
          <w:tab w:val="clear" w:pos="8640"/>
        </w:tabs>
        <w:rPr>
          <w:rFonts w:ascii="Courier New" w:hAnsi="Courier New"/>
        </w:rPr>
      </w:pPr>
      <w:r>
        <w:rPr>
          <w:rFonts w:ascii="Courier New" w:hAnsi="Courier New"/>
        </w:rPr>
        <w:t xml:space="preserve">         ^north </w:t>
      </w:r>
    </w:p>
    <w:p w14:paraId="2F8CF39A" w14:textId="77777777" w:rsidR="004B179B" w:rsidRDefault="004B179B">
      <w:pPr>
        <w:pStyle w:val="Header"/>
        <w:tabs>
          <w:tab w:val="clear" w:pos="4320"/>
          <w:tab w:val="clear" w:pos="8640"/>
        </w:tabs>
        <w:rPr>
          <w:rFonts w:ascii="Courier New" w:hAnsi="Courier New"/>
        </w:rPr>
      </w:pPr>
      <w:r>
        <w:rPr>
          <w:rFonts w:ascii="Courier New" w:hAnsi="Courier New"/>
        </w:rPr>
        <w:t xml:space="preserve">            ^content bonusfood/normalfood/eater/empty/wall</w:t>
      </w:r>
    </w:p>
    <w:p w14:paraId="4D6A320D"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p>
    <w:p w14:paraId="7E0EE969" w14:textId="77777777" w:rsidR="004B179B" w:rsidRDefault="004B179B">
      <w:pPr>
        <w:pStyle w:val="Header"/>
        <w:tabs>
          <w:tab w:val="clear" w:pos="4320"/>
          <w:tab w:val="clear" w:pos="8640"/>
        </w:tabs>
        <w:rPr>
          <w:rFonts w:ascii="Courier New" w:hAnsi="Courier New"/>
        </w:rPr>
      </w:pPr>
      <w:r>
        <w:rPr>
          <w:rFonts w:ascii="Courier New" w:hAnsi="Courier New"/>
        </w:rPr>
        <w:t xml:space="preserve">         ^south</w:t>
      </w:r>
    </w:p>
    <w:p w14:paraId="1D1D4AB9" w14:textId="77777777" w:rsidR="004B179B" w:rsidRDefault="004B179B">
      <w:pPr>
        <w:pStyle w:val="Header"/>
        <w:tabs>
          <w:tab w:val="clear" w:pos="4320"/>
          <w:tab w:val="clear" w:pos="8640"/>
        </w:tabs>
        <w:rPr>
          <w:rFonts w:ascii="Courier New" w:hAnsi="Courier New"/>
        </w:rPr>
      </w:pPr>
      <w:r>
        <w:rPr>
          <w:rFonts w:ascii="Courier New" w:hAnsi="Courier New"/>
        </w:rPr>
        <w:t xml:space="preserve">            ^content bonusfood/normalfood/eater/empty/wall</w:t>
      </w:r>
    </w:p>
    <w:p w14:paraId="07C84C24"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p>
    <w:p w14:paraId="2A1DA5A5" w14:textId="77777777" w:rsidR="004B179B" w:rsidRDefault="004B179B">
      <w:pPr>
        <w:pStyle w:val="Header"/>
        <w:tabs>
          <w:tab w:val="clear" w:pos="4320"/>
          <w:tab w:val="clear" w:pos="8640"/>
        </w:tabs>
        <w:rPr>
          <w:rFonts w:ascii="Courier New" w:hAnsi="Courier New"/>
        </w:rPr>
      </w:pPr>
      <w:r>
        <w:rPr>
          <w:rFonts w:ascii="Courier New" w:hAnsi="Courier New"/>
        </w:rPr>
        <w:t xml:space="preserve">         ^west</w:t>
      </w:r>
    </w:p>
    <w:p w14:paraId="4E6876FE" w14:textId="77777777" w:rsidR="004B179B" w:rsidRDefault="004B179B">
      <w:pPr>
        <w:pStyle w:val="Header"/>
        <w:tabs>
          <w:tab w:val="clear" w:pos="4320"/>
          <w:tab w:val="clear" w:pos="8640"/>
        </w:tabs>
        <w:rPr>
          <w:rFonts w:ascii="Courier New" w:hAnsi="Courier New"/>
        </w:rPr>
      </w:pPr>
      <w:r>
        <w:rPr>
          <w:rFonts w:ascii="Courier New" w:hAnsi="Courier New"/>
        </w:rPr>
        <w:t xml:space="preserve">            ^content bonusfood/normalfood/eater/empty/wall</w:t>
      </w:r>
    </w:p>
    <w:p w14:paraId="18A9D620" w14:textId="77777777" w:rsidR="004B179B" w:rsidRDefault="004B179B">
      <w:pPr>
        <w:pStyle w:val="Header"/>
        <w:tabs>
          <w:tab w:val="clear" w:pos="4320"/>
          <w:tab w:val="clear" w:pos="8640"/>
        </w:tabs>
        <w:rPr>
          <w:rFonts w:ascii="Courier New" w:hAnsi="Courier New"/>
        </w:rPr>
      </w:pPr>
      <w:r>
        <w:rPr>
          <w:rFonts w:ascii="Courier New" w:hAnsi="Courier New"/>
        </w:rPr>
        <w:t xml:space="preserve">            ...</w:t>
      </w:r>
    </w:p>
    <w:p w14:paraId="46885A06" w14:textId="77777777" w:rsidR="004B179B" w:rsidRDefault="004B179B">
      <w:pPr>
        <w:rPr>
          <w:rFonts w:ascii="Courier New" w:hAnsi="Courier New"/>
        </w:rPr>
      </w:pPr>
      <w:r>
        <w:rPr>
          <w:rFonts w:ascii="Courier New" w:hAnsi="Courier New"/>
        </w:rPr>
        <w:t xml:space="preserve">   ^output-link</w:t>
      </w:r>
    </w:p>
    <w:p w14:paraId="77F26E32" w14:textId="77777777" w:rsidR="004B179B" w:rsidRDefault="004B179B">
      <w:pPr>
        <w:pStyle w:val="Header"/>
        <w:tabs>
          <w:tab w:val="clear" w:pos="4320"/>
          <w:tab w:val="clear" w:pos="8640"/>
        </w:tabs>
        <w:rPr>
          <w:rFonts w:ascii="Courier New" w:hAnsi="Courier New"/>
        </w:rPr>
      </w:pPr>
      <w:r>
        <w:rPr>
          <w:rFonts w:ascii="Courier New" w:hAnsi="Courier New"/>
        </w:rPr>
        <w:t xml:space="preserve">      ^move</w:t>
      </w:r>
    </w:p>
    <w:p w14:paraId="2A7A6216" w14:textId="77777777" w:rsidR="004B179B" w:rsidRDefault="004B179B">
      <w:pPr>
        <w:rPr>
          <w:rFonts w:ascii="Courier New" w:hAnsi="Courier New"/>
        </w:rPr>
      </w:pPr>
      <w:r>
        <w:rPr>
          <w:rFonts w:ascii="Courier New" w:hAnsi="Courier New"/>
        </w:rPr>
        <w:t xml:space="preserve">         ^direction east/north/south/west</w:t>
      </w:r>
    </w:p>
    <w:p w14:paraId="3411AB74" w14:textId="77777777" w:rsidR="004B179B" w:rsidRDefault="004B179B">
      <w:pPr>
        <w:rPr>
          <w:rFonts w:ascii="Courier New" w:hAnsi="Courier New"/>
        </w:rPr>
      </w:pPr>
      <w:r>
        <w:rPr>
          <w:rFonts w:ascii="Courier New" w:hAnsi="Courier New"/>
        </w:rPr>
        <w:t xml:space="preserve">         ^status complete   - created by Soar as feedback </w:t>
      </w:r>
    </w:p>
    <w:p w14:paraId="24EB433B" w14:textId="77777777" w:rsidR="004B179B" w:rsidRDefault="004B179B">
      <w:pPr>
        <w:rPr>
          <w:rFonts w:ascii="Courier New" w:hAnsi="Courier New"/>
        </w:rPr>
      </w:pPr>
      <w:r>
        <w:rPr>
          <w:rFonts w:ascii="Courier New" w:hAnsi="Courier New"/>
        </w:rPr>
        <w:t xml:space="preserve">      ^jump</w:t>
      </w:r>
    </w:p>
    <w:p w14:paraId="707EE9D9" w14:textId="77777777" w:rsidR="004B179B" w:rsidRDefault="004B179B">
      <w:pPr>
        <w:rPr>
          <w:rFonts w:ascii="Courier New" w:hAnsi="Courier New"/>
        </w:rPr>
      </w:pPr>
      <w:r>
        <w:rPr>
          <w:rFonts w:ascii="Courier New" w:hAnsi="Courier New"/>
        </w:rPr>
        <w:t xml:space="preserve">         ^direction east/north/south/west </w:t>
      </w:r>
    </w:p>
    <w:p w14:paraId="4FDE2B9B" w14:textId="77777777" w:rsidR="004B179B" w:rsidRDefault="004B179B">
      <w:pPr>
        <w:pStyle w:val="PlainText"/>
      </w:pPr>
      <w:r>
        <w:t xml:space="preserve">         ^status complete   - created by Soar as feedback </w:t>
      </w:r>
    </w:p>
    <w:p w14:paraId="193BCA3A" w14:textId="77777777" w:rsidR="004B179B" w:rsidRDefault="004B179B">
      <w:pPr>
        <w:pStyle w:val="PlainText"/>
      </w:pPr>
      <w:r>
        <w:t>^superstate nil</w:t>
      </w:r>
      <w:r>
        <w:tab/>
      </w:r>
    </w:p>
    <w:p w14:paraId="25C9E2A5" w14:textId="77777777" w:rsidR="008A51EE" w:rsidRDefault="004B179B">
      <w:pPr>
        <w:pStyle w:val="PlainText"/>
      </w:pPr>
      <w:r>
        <w:t>^type state</w:t>
      </w:r>
    </w:p>
    <w:p w14:paraId="4D08AA09" w14:textId="77777777" w:rsidR="004B179B" w:rsidRDefault="004B179B">
      <w:pPr>
        <w:pStyle w:val="PlainText"/>
      </w:pPr>
    </w:p>
    <w:sectPr w:rsidR="004B179B" w:rsidSect="00990F38">
      <w:headerReference w:type="even" r:id="rId36"/>
      <w:headerReference w:type="default" r:id="rId37"/>
      <w:footerReference w:type="default" r:id="rId38"/>
      <w:pgSz w:w="12240" w:h="15840" w:code="1"/>
      <w:pgMar w:top="1440" w:right="1440" w:bottom="1440" w:left="1440" w:header="720" w:footer="720" w:gutter="0"/>
      <w:pgNumType w:start="4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48334" w14:textId="77777777" w:rsidR="007F2A31" w:rsidRDefault="007F2A31">
      <w:r>
        <w:separator/>
      </w:r>
    </w:p>
  </w:endnote>
  <w:endnote w:type="continuationSeparator" w:id="0">
    <w:p w14:paraId="765DBBAF" w14:textId="77777777" w:rsidR="007F2A31" w:rsidRDefault="007F2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9A059" w14:textId="77777777" w:rsidR="004B179B" w:rsidRDefault="004B179B">
    <w:pPr>
      <w:pStyle w:val="Footer"/>
    </w:pPr>
    <w:r>
      <w:tab/>
      <w:t xml:space="preserve">Soar Tutorial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5022E" w14:textId="77777777" w:rsidR="007F2A31" w:rsidRDefault="007F2A31">
      <w:r>
        <w:separator/>
      </w:r>
    </w:p>
  </w:footnote>
  <w:footnote w:type="continuationSeparator" w:id="0">
    <w:p w14:paraId="331C7202" w14:textId="77777777" w:rsidR="007F2A31" w:rsidRDefault="007F2A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184F" w14:textId="77777777" w:rsidR="004B179B" w:rsidRDefault="004B179B" w:rsidP="00F1080D">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58</w:t>
    </w:r>
    <w:r>
      <w:rPr>
        <w:rStyle w:val="PageNumber"/>
      </w:rPr>
      <w:fldChar w:fldCharType="end"/>
    </w:r>
  </w:p>
  <w:p w14:paraId="770E8216" w14:textId="77777777" w:rsidR="004B179B" w:rsidRDefault="004B179B">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39005" w14:textId="77777777" w:rsidR="004B179B" w:rsidRDefault="004B179B" w:rsidP="00F1080D">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A73FB">
      <w:rPr>
        <w:rStyle w:val="PageNumber"/>
        <w:noProof/>
      </w:rPr>
      <w:t>94</w:t>
    </w:r>
    <w:r>
      <w:rPr>
        <w:rStyle w:val="PageNumber"/>
      </w:rPr>
      <w:fldChar w:fldCharType="end"/>
    </w:r>
  </w:p>
  <w:p w14:paraId="7188CB4F" w14:textId="77777777" w:rsidR="004B179B" w:rsidRDefault="004B179B">
    <w:pPr>
      <w:pStyle w:val="Header"/>
      <w:ind w:right="360" w:firstLine="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E81CB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7200F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102C30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9E300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70CC28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387D4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E5ED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8AB8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B85E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44763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A14165"/>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09709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09957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44108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A7C567E"/>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49D233A9"/>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C7E3F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EF020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715154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74E13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3C04D39"/>
    <w:multiLevelType w:val="multilevel"/>
    <w:tmpl w:val="25BE3DAC"/>
    <w:lvl w:ilvl="0">
      <w:start w:val="1"/>
      <w:numFmt w:val="decimal"/>
      <w:lvlText w:val="%1."/>
      <w:lvlJc w:val="left"/>
      <w:pPr>
        <w:tabs>
          <w:tab w:val="num" w:pos="360"/>
        </w:tabs>
        <w:ind w:left="360" w:hanging="360"/>
      </w:pPr>
    </w:lvl>
    <w:lvl w:ilvl="1">
      <w:start w:val="4"/>
      <w:numFmt w:val="decimal"/>
      <w:pStyle w:val="Normal"/>
      <w:isLgl/>
      <w:lvlText w:val="%1.%2"/>
      <w:lvlJc w:val="left"/>
      <w:pPr>
        <w:tabs>
          <w:tab w:val="num" w:pos="408"/>
        </w:tabs>
        <w:ind w:left="408" w:hanging="408"/>
      </w:pPr>
      <w:rPr>
        <w:rFonts w:hint="default"/>
      </w:rPr>
    </w:lvl>
    <w:lvl w:ilvl="2">
      <w:start w:val="1"/>
      <w:numFmt w:val="decimal"/>
      <w:pStyle w:val="Normal"/>
      <w:isLgl/>
      <w:lvlText w:val="%1.%2.%3"/>
      <w:lvlJc w:val="left"/>
      <w:pPr>
        <w:tabs>
          <w:tab w:val="num" w:pos="720"/>
        </w:tabs>
        <w:ind w:left="720" w:hanging="720"/>
      </w:pPr>
      <w:rPr>
        <w:rFonts w:hint="default"/>
      </w:rPr>
    </w:lvl>
    <w:lvl w:ilvl="3">
      <w:start w:val="1"/>
      <w:numFmt w:val="decimal"/>
      <w:pStyle w:val="Normal"/>
      <w:isLgl/>
      <w:lvlText w:val="%1.%2.%3.%4"/>
      <w:lvlJc w:val="left"/>
      <w:pPr>
        <w:tabs>
          <w:tab w:val="num" w:pos="1080"/>
        </w:tabs>
        <w:ind w:left="1080" w:hanging="1080"/>
      </w:pPr>
      <w:rPr>
        <w:rFonts w:hint="default"/>
      </w:rPr>
    </w:lvl>
    <w:lvl w:ilvl="4">
      <w:start w:val="1"/>
      <w:numFmt w:val="decimal"/>
      <w:pStyle w:val="Normal"/>
      <w:isLgl/>
      <w:lvlText w:val="%1.%2.%3.%4.%5"/>
      <w:lvlJc w:val="left"/>
      <w:pPr>
        <w:tabs>
          <w:tab w:val="num" w:pos="1080"/>
        </w:tabs>
        <w:ind w:left="1080" w:hanging="1080"/>
      </w:pPr>
      <w:rPr>
        <w:rFonts w:hint="default"/>
      </w:rPr>
    </w:lvl>
    <w:lvl w:ilvl="5">
      <w:start w:val="1"/>
      <w:numFmt w:val="decimal"/>
      <w:pStyle w:val="Normal"/>
      <w:isLgl/>
      <w:lvlText w:val="%1.%2.%3.%4.%5.%6"/>
      <w:lvlJc w:val="left"/>
      <w:pPr>
        <w:tabs>
          <w:tab w:val="num" w:pos="1440"/>
        </w:tabs>
        <w:ind w:left="1440" w:hanging="1440"/>
      </w:pPr>
      <w:rPr>
        <w:rFonts w:hint="default"/>
      </w:rPr>
    </w:lvl>
    <w:lvl w:ilvl="6">
      <w:start w:val="1"/>
      <w:numFmt w:val="decimal"/>
      <w:pStyle w:val="Normal"/>
      <w:isLgl/>
      <w:lvlText w:val="%1.%2.%3.%4.%5.%6.%7"/>
      <w:lvlJc w:val="left"/>
      <w:pPr>
        <w:tabs>
          <w:tab w:val="num" w:pos="1440"/>
        </w:tabs>
        <w:ind w:left="1440" w:hanging="1440"/>
      </w:pPr>
      <w:rPr>
        <w:rFonts w:hint="default"/>
      </w:rPr>
    </w:lvl>
    <w:lvl w:ilvl="7">
      <w:start w:val="1"/>
      <w:numFmt w:val="decimal"/>
      <w:pStyle w:val="Normal"/>
      <w:isLgl/>
      <w:lvlText w:val="%1.%2.%3.%4.%5.%6.%7.%8"/>
      <w:lvlJc w:val="left"/>
      <w:pPr>
        <w:tabs>
          <w:tab w:val="num" w:pos="1800"/>
        </w:tabs>
        <w:ind w:left="1800" w:hanging="1800"/>
      </w:pPr>
      <w:rPr>
        <w:rFonts w:hint="default"/>
      </w:rPr>
    </w:lvl>
    <w:lvl w:ilvl="8">
      <w:start w:val="1"/>
      <w:numFmt w:val="decimal"/>
      <w:pStyle w:val="Normal"/>
      <w:isLgl/>
      <w:lvlText w:val="%1.%2.%3.%4.%5.%6.%7.%8.%9"/>
      <w:lvlJc w:val="left"/>
      <w:pPr>
        <w:tabs>
          <w:tab w:val="num" w:pos="1800"/>
        </w:tabs>
        <w:ind w:left="1800" w:hanging="1800"/>
      </w:pPr>
      <w:rPr>
        <w:rFonts w:hint="default"/>
      </w:rPr>
    </w:lvl>
  </w:abstractNum>
  <w:num w:numId="1" w16cid:durableId="429010776">
    <w:abstractNumId w:val="16"/>
  </w:num>
  <w:num w:numId="2" w16cid:durableId="2062749696">
    <w:abstractNumId w:val="13"/>
  </w:num>
  <w:num w:numId="3" w16cid:durableId="270673926">
    <w:abstractNumId w:val="17"/>
  </w:num>
  <w:num w:numId="4" w16cid:durableId="374740695">
    <w:abstractNumId w:val="19"/>
  </w:num>
  <w:num w:numId="5" w16cid:durableId="1814711999">
    <w:abstractNumId w:val="10"/>
  </w:num>
  <w:num w:numId="6" w16cid:durableId="811170182">
    <w:abstractNumId w:val="20"/>
  </w:num>
  <w:num w:numId="7" w16cid:durableId="1498492704">
    <w:abstractNumId w:val="18"/>
  </w:num>
  <w:num w:numId="8" w16cid:durableId="711343154">
    <w:abstractNumId w:val="14"/>
  </w:num>
  <w:num w:numId="9" w16cid:durableId="2119177955">
    <w:abstractNumId w:val="15"/>
  </w:num>
  <w:num w:numId="10" w16cid:durableId="922226026">
    <w:abstractNumId w:val="11"/>
  </w:num>
  <w:num w:numId="11" w16cid:durableId="1478766837">
    <w:abstractNumId w:val="12"/>
  </w:num>
  <w:num w:numId="12" w16cid:durableId="1863930076">
    <w:abstractNumId w:val="9"/>
  </w:num>
  <w:num w:numId="13" w16cid:durableId="1103767929">
    <w:abstractNumId w:val="7"/>
  </w:num>
  <w:num w:numId="14" w16cid:durableId="1377777770">
    <w:abstractNumId w:val="6"/>
  </w:num>
  <w:num w:numId="15" w16cid:durableId="62994816">
    <w:abstractNumId w:val="5"/>
  </w:num>
  <w:num w:numId="16" w16cid:durableId="788013875">
    <w:abstractNumId w:val="4"/>
  </w:num>
  <w:num w:numId="17" w16cid:durableId="66420065">
    <w:abstractNumId w:val="8"/>
  </w:num>
  <w:num w:numId="18" w16cid:durableId="972292670">
    <w:abstractNumId w:val="3"/>
  </w:num>
  <w:num w:numId="19" w16cid:durableId="1059475755">
    <w:abstractNumId w:val="2"/>
  </w:num>
  <w:num w:numId="20" w16cid:durableId="388655879">
    <w:abstractNumId w:val="1"/>
  </w:num>
  <w:num w:numId="21" w16cid:durableId="1218276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embedSystemFont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501"/>
    <w:rsid w:val="0000253E"/>
    <w:rsid w:val="000058DD"/>
    <w:rsid w:val="000067A6"/>
    <w:rsid w:val="00016373"/>
    <w:rsid w:val="0002322D"/>
    <w:rsid w:val="00033DA6"/>
    <w:rsid w:val="00041CA0"/>
    <w:rsid w:val="000568C3"/>
    <w:rsid w:val="00062132"/>
    <w:rsid w:val="000621E1"/>
    <w:rsid w:val="00062A54"/>
    <w:rsid w:val="000720AD"/>
    <w:rsid w:val="00096734"/>
    <w:rsid w:val="000B756F"/>
    <w:rsid w:val="000C60BE"/>
    <w:rsid w:val="000C6BD0"/>
    <w:rsid w:val="000C7E79"/>
    <w:rsid w:val="000D3486"/>
    <w:rsid w:val="000E03CD"/>
    <w:rsid w:val="000F5E6F"/>
    <w:rsid w:val="000F7B64"/>
    <w:rsid w:val="001077DE"/>
    <w:rsid w:val="00112351"/>
    <w:rsid w:val="00113EF2"/>
    <w:rsid w:val="001270E4"/>
    <w:rsid w:val="00142898"/>
    <w:rsid w:val="00154678"/>
    <w:rsid w:val="001602E8"/>
    <w:rsid w:val="00172A36"/>
    <w:rsid w:val="00176426"/>
    <w:rsid w:val="00184CC5"/>
    <w:rsid w:val="001946D8"/>
    <w:rsid w:val="001A0B19"/>
    <w:rsid w:val="001A4DFA"/>
    <w:rsid w:val="001C009A"/>
    <w:rsid w:val="001C15C1"/>
    <w:rsid w:val="001C3091"/>
    <w:rsid w:val="001C4B73"/>
    <w:rsid w:val="001C6305"/>
    <w:rsid w:val="001C79F0"/>
    <w:rsid w:val="001D1BC3"/>
    <w:rsid w:val="001D1D72"/>
    <w:rsid w:val="001D6C02"/>
    <w:rsid w:val="001F39B0"/>
    <w:rsid w:val="001F6B07"/>
    <w:rsid w:val="0020349E"/>
    <w:rsid w:val="00213F30"/>
    <w:rsid w:val="002151EF"/>
    <w:rsid w:val="00224237"/>
    <w:rsid w:val="0024663F"/>
    <w:rsid w:val="0027002B"/>
    <w:rsid w:val="0027256B"/>
    <w:rsid w:val="00284580"/>
    <w:rsid w:val="00293D0C"/>
    <w:rsid w:val="002968C9"/>
    <w:rsid w:val="002A0601"/>
    <w:rsid w:val="002A347D"/>
    <w:rsid w:val="002B2E68"/>
    <w:rsid w:val="002B3B6A"/>
    <w:rsid w:val="002C18B8"/>
    <w:rsid w:val="002C4A31"/>
    <w:rsid w:val="002C588C"/>
    <w:rsid w:val="002C754B"/>
    <w:rsid w:val="002D51E3"/>
    <w:rsid w:val="002E1072"/>
    <w:rsid w:val="002E54C7"/>
    <w:rsid w:val="002F31B1"/>
    <w:rsid w:val="002F484E"/>
    <w:rsid w:val="0031739B"/>
    <w:rsid w:val="00321522"/>
    <w:rsid w:val="00323037"/>
    <w:rsid w:val="0034008E"/>
    <w:rsid w:val="0034080E"/>
    <w:rsid w:val="00345CB3"/>
    <w:rsid w:val="00352A6A"/>
    <w:rsid w:val="00354151"/>
    <w:rsid w:val="00355DB5"/>
    <w:rsid w:val="00367988"/>
    <w:rsid w:val="00382232"/>
    <w:rsid w:val="00383547"/>
    <w:rsid w:val="00397309"/>
    <w:rsid w:val="003A19AF"/>
    <w:rsid w:val="003A63CA"/>
    <w:rsid w:val="003A7329"/>
    <w:rsid w:val="003D73A1"/>
    <w:rsid w:val="003E4F7C"/>
    <w:rsid w:val="003F290F"/>
    <w:rsid w:val="00400590"/>
    <w:rsid w:val="00401EC2"/>
    <w:rsid w:val="0041156F"/>
    <w:rsid w:val="0041162B"/>
    <w:rsid w:val="00413AC2"/>
    <w:rsid w:val="0042224F"/>
    <w:rsid w:val="00422FEC"/>
    <w:rsid w:val="00423DE0"/>
    <w:rsid w:val="0043103A"/>
    <w:rsid w:val="004368E0"/>
    <w:rsid w:val="00446E71"/>
    <w:rsid w:val="00461C22"/>
    <w:rsid w:val="004653F9"/>
    <w:rsid w:val="00487895"/>
    <w:rsid w:val="00497C65"/>
    <w:rsid w:val="004B179B"/>
    <w:rsid w:val="004B20E6"/>
    <w:rsid w:val="004C5BF7"/>
    <w:rsid w:val="004E1386"/>
    <w:rsid w:val="004E2AC3"/>
    <w:rsid w:val="004E5D26"/>
    <w:rsid w:val="004F0448"/>
    <w:rsid w:val="004F251A"/>
    <w:rsid w:val="00503AAB"/>
    <w:rsid w:val="00515FD7"/>
    <w:rsid w:val="00523E13"/>
    <w:rsid w:val="00545C7F"/>
    <w:rsid w:val="0056629A"/>
    <w:rsid w:val="0057472D"/>
    <w:rsid w:val="00574C47"/>
    <w:rsid w:val="00577843"/>
    <w:rsid w:val="005801B3"/>
    <w:rsid w:val="005869D8"/>
    <w:rsid w:val="005902B4"/>
    <w:rsid w:val="005A02B3"/>
    <w:rsid w:val="005A5A24"/>
    <w:rsid w:val="005C6368"/>
    <w:rsid w:val="005C6C3C"/>
    <w:rsid w:val="005D573E"/>
    <w:rsid w:val="005E2497"/>
    <w:rsid w:val="005F0738"/>
    <w:rsid w:val="005F1A8D"/>
    <w:rsid w:val="00600E89"/>
    <w:rsid w:val="00604AA8"/>
    <w:rsid w:val="00607CD4"/>
    <w:rsid w:val="00615821"/>
    <w:rsid w:val="00617671"/>
    <w:rsid w:val="00621F0E"/>
    <w:rsid w:val="0063072B"/>
    <w:rsid w:val="00633886"/>
    <w:rsid w:val="0064071A"/>
    <w:rsid w:val="00641D82"/>
    <w:rsid w:val="00641E39"/>
    <w:rsid w:val="00643799"/>
    <w:rsid w:val="00644FDF"/>
    <w:rsid w:val="00645A5A"/>
    <w:rsid w:val="00654FC7"/>
    <w:rsid w:val="006562FB"/>
    <w:rsid w:val="00661481"/>
    <w:rsid w:val="006673C6"/>
    <w:rsid w:val="006731D4"/>
    <w:rsid w:val="006826DE"/>
    <w:rsid w:val="00694CCE"/>
    <w:rsid w:val="00697D1D"/>
    <w:rsid w:val="006A290C"/>
    <w:rsid w:val="006A3920"/>
    <w:rsid w:val="006A3C97"/>
    <w:rsid w:val="006F0F84"/>
    <w:rsid w:val="006F5ED9"/>
    <w:rsid w:val="00714CF6"/>
    <w:rsid w:val="00731E31"/>
    <w:rsid w:val="00734358"/>
    <w:rsid w:val="00740CAB"/>
    <w:rsid w:val="00755A0C"/>
    <w:rsid w:val="007605FF"/>
    <w:rsid w:val="00762A52"/>
    <w:rsid w:val="00774226"/>
    <w:rsid w:val="00784247"/>
    <w:rsid w:val="00785F7A"/>
    <w:rsid w:val="0078662D"/>
    <w:rsid w:val="00787C02"/>
    <w:rsid w:val="00795042"/>
    <w:rsid w:val="007963DE"/>
    <w:rsid w:val="00796B91"/>
    <w:rsid w:val="00797F88"/>
    <w:rsid w:val="007B3A13"/>
    <w:rsid w:val="007C0403"/>
    <w:rsid w:val="007C328C"/>
    <w:rsid w:val="007F1C15"/>
    <w:rsid w:val="007F2A31"/>
    <w:rsid w:val="007F5D7C"/>
    <w:rsid w:val="00804F38"/>
    <w:rsid w:val="008258DF"/>
    <w:rsid w:val="00825974"/>
    <w:rsid w:val="00827A54"/>
    <w:rsid w:val="00836501"/>
    <w:rsid w:val="0084054F"/>
    <w:rsid w:val="0084087E"/>
    <w:rsid w:val="0086614B"/>
    <w:rsid w:val="00875C6E"/>
    <w:rsid w:val="00880972"/>
    <w:rsid w:val="008844B4"/>
    <w:rsid w:val="00892020"/>
    <w:rsid w:val="008A0613"/>
    <w:rsid w:val="008A51EE"/>
    <w:rsid w:val="008A73FB"/>
    <w:rsid w:val="008A77F6"/>
    <w:rsid w:val="008C0EA4"/>
    <w:rsid w:val="008C61F6"/>
    <w:rsid w:val="008C704D"/>
    <w:rsid w:val="008D4C39"/>
    <w:rsid w:val="008F0FE8"/>
    <w:rsid w:val="00905A68"/>
    <w:rsid w:val="009061E8"/>
    <w:rsid w:val="009128FD"/>
    <w:rsid w:val="00915928"/>
    <w:rsid w:val="00927191"/>
    <w:rsid w:val="00930D00"/>
    <w:rsid w:val="009524B5"/>
    <w:rsid w:val="00957D4B"/>
    <w:rsid w:val="009644BA"/>
    <w:rsid w:val="0096735A"/>
    <w:rsid w:val="009756D4"/>
    <w:rsid w:val="00976B17"/>
    <w:rsid w:val="009822CE"/>
    <w:rsid w:val="00990F38"/>
    <w:rsid w:val="00995070"/>
    <w:rsid w:val="009A2712"/>
    <w:rsid w:val="009A7E5B"/>
    <w:rsid w:val="009B08B7"/>
    <w:rsid w:val="009B49BD"/>
    <w:rsid w:val="009B6B84"/>
    <w:rsid w:val="009D53C4"/>
    <w:rsid w:val="009E4FA5"/>
    <w:rsid w:val="009E6A6A"/>
    <w:rsid w:val="009F4F5D"/>
    <w:rsid w:val="00A12F4D"/>
    <w:rsid w:val="00A210D6"/>
    <w:rsid w:val="00A21724"/>
    <w:rsid w:val="00A22CA3"/>
    <w:rsid w:val="00A31D0F"/>
    <w:rsid w:val="00A57565"/>
    <w:rsid w:val="00A728BE"/>
    <w:rsid w:val="00A90DC3"/>
    <w:rsid w:val="00A96FFA"/>
    <w:rsid w:val="00AB2F2B"/>
    <w:rsid w:val="00AB52F1"/>
    <w:rsid w:val="00AC3215"/>
    <w:rsid w:val="00AD1FC6"/>
    <w:rsid w:val="00AE1672"/>
    <w:rsid w:val="00AF6B95"/>
    <w:rsid w:val="00B129F7"/>
    <w:rsid w:val="00B23888"/>
    <w:rsid w:val="00B33E47"/>
    <w:rsid w:val="00B371FD"/>
    <w:rsid w:val="00B45F2B"/>
    <w:rsid w:val="00B46865"/>
    <w:rsid w:val="00B564AF"/>
    <w:rsid w:val="00B61843"/>
    <w:rsid w:val="00B63C32"/>
    <w:rsid w:val="00B65B28"/>
    <w:rsid w:val="00B766CB"/>
    <w:rsid w:val="00B83FD6"/>
    <w:rsid w:val="00B87AC5"/>
    <w:rsid w:val="00BA5CB8"/>
    <w:rsid w:val="00BA6286"/>
    <w:rsid w:val="00BC5DD8"/>
    <w:rsid w:val="00BD1495"/>
    <w:rsid w:val="00BD4223"/>
    <w:rsid w:val="00BD60A4"/>
    <w:rsid w:val="00BE0524"/>
    <w:rsid w:val="00BE1A74"/>
    <w:rsid w:val="00BF166F"/>
    <w:rsid w:val="00BF3B79"/>
    <w:rsid w:val="00BF4504"/>
    <w:rsid w:val="00BF4BF2"/>
    <w:rsid w:val="00C04B43"/>
    <w:rsid w:val="00C1111A"/>
    <w:rsid w:val="00C2045E"/>
    <w:rsid w:val="00C20DFD"/>
    <w:rsid w:val="00C23508"/>
    <w:rsid w:val="00C4110A"/>
    <w:rsid w:val="00C465A0"/>
    <w:rsid w:val="00C50AC5"/>
    <w:rsid w:val="00C56BFF"/>
    <w:rsid w:val="00C56C13"/>
    <w:rsid w:val="00C63E98"/>
    <w:rsid w:val="00C735D8"/>
    <w:rsid w:val="00CA4718"/>
    <w:rsid w:val="00CA71AC"/>
    <w:rsid w:val="00CB1168"/>
    <w:rsid w:val="00CB53BC"/>
    <w:rsid w:val="00CC3EA3"/>
    <w:rsid w:val="00CC5A92"/>
    <w:rsid w:val="00CC6F93"/>
    <w:rsid w:val="00CD64BE"/>
    <w:rsid w:val="00CE6356"/>
    <w:rsid w:val="00CF4920"/>
    <w:rsid w:val="00D109B0"/>
    <w:rsid w:val="00D13B05"/>
    <w:rsid w:val="00D2117D"/>
    <w:rsid w:val="00D27ADF"/>
    <w:rsid w:val="00D32471"/>
    <w:rsid w:val="00D346C9"/>
    <w:rsid w:val="00D376D1"/>
    <w:rsid w:val="00D53838"/>
    <w:rsid w:val="00D604C4"/>
    <w:rsid w:val="00D60906"/>
    <w:rsid w:val="00D72A59"/>
    <w:rsid w:val="00D75459"/>
    <w:rsid w:val="00D7567C"/>
    <w:rsid w:val="00D765E7"/>
    <w:rsid w:val="00D7686A"/>
    <w:rsid w:val="00D9537F"/>
    <w:rsid w:val="00D973AA"/>
    <w:rsid w:val="00DA2B43"/>
    <w:rsid w:val="00DC0B38"/>
    <w:rsid w:val="00DC2D03"/>
    <w:rsid w:val="00DC67D7"/>
    <w:rsid w:val="00DE11CB"/>
    <w:rsid w:val="00E17A18"/>
    <w:rsid w:val="00E26BD8"/>
    <w:rsid w:val="00E47A4A"/>
    <w:rsid w:val="00E47EF4"/>
    <w:rsid w:val="00E50600"/>
    <w:rsid w:val="00E5584C"/>
    <w:rsid w:val="00E56DB7"/>
    <w:rsid w:val="00E61720"/>
    <w:rsid w:val="00E62796"/>
    <w:rsid w:val="00E77488"/>
    <w:rsid w:val="00E81E6C"/>
    <w:rsid w:val="00E969C2"/>
    <w:rsid w:val="00EA6D9D"/>
    <w:rsid w:val="00EA6F72"/>
    <w:rsid w:val="00EB773D"/>
    <w:rsid w:val="00EC7DB1"/>
    <w:rsid w:val="00ED0E59"/>
    <w:rsid w:val="00EE5B8C"/>
    <w:rsid w:val="00EF0347"/>
    <w:rsid w:val="00EF2FCD"/>
    <w:rsid w:val="00EF3EC7"/>
    <w:rsid w:val="00F054DA"/>
    <w:rsid w:val="00F1080D"/>
    <w:rsid w:val="00F13C01"/>
    <w:rsid w:val="00F14BEB"/>
    <w:rsid w:val="00F21E3C"/>
    <w:rsid w:val="00F45F63"/>
    <w:rsid w:val="00F568EF"/>
    <w:rsid w:val="00F75E8C"/>
    <w:rsid w:val="00F90B65"/>
    <w:rsid w:val="00F944F8"/>
    <w:rsid w:val="00F96F6D"/>
    <w:rsid w:val="00FA7A0F"/>
    <w:rsid w:val="00FA7DDE"/>
    <w:rsid w:val="00FB24BB"/>
    <w:rsid w:val="00FB7404"/>
    <w:rsid w:val="00FB78AA"/>
    <w:rsid w:val="00FC5061"/>
    <w:rsid w:val="00FD0A03"/>
    <w:rsid w:val="00FD757D"/>
    <w:rsid w:val="00FF1F69"/>
    <w:rsid w:val="00FF32ED"/>
    <w:rsid w:val="00FF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30271"/>
  <w15:chartTrackingRefBased/>
  <w15:docId w15:val="{8285D8D1-1783-8E49-95ED-E86D2C1B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Pr>
      <w:rFonts w:ascii="Arial" w:hAnsi="Arial"/>
      <w:lang w:eastAsia="en-US"/>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jc w:val="center"/>
      <w:outlineLvl w:val="1"/>
    </w:pPr>
    <w:rPr>
      <w:rFonts w:ascii="Courier" w:hAnsi="Courier"/>
      <w:b/>
      <w:sz w:val="16"/>
    </w:rPr>
  </w:style>
  <w:style w:type="paragraph" w:styleId="Heading3">
    <w:name w:val="heading 3"/>
    <w:basedOn w:val="Normal"/>
    <w:next w:val="Normal"/>
    <w:qFormat/>
    <w:pPr>
      <w:keepNext/>
      <w:spacing w:before="240" w:after="60"/>
      <w:outlineLvl w:val="2"/>
    </w:pPr>
    <w:rPr>
      <w:sz w:val="24"/>
    </w:rPr>
  </w:style>
  <w:style w:type="paragraph" w:styleId="Heading4">
    <w:name w:val="heading 4"/>
    <w:basedOn w:val="Normal"/>
    <w:next w:val="Normal"/>
    <w:qFormat/>
    <w:pPr>
      <w:keepNext/>
      <w:jc w:val="center"/>
      <w:outlineLvl w:val="3"/>
    </w:pPr>
    <w:rPr>
      <w:rFonts w:ascii="Garamond" w:hAnsi="Garamond"/>
      <w:sz w:val="56"/>
    </w:rPr>
  </w:style>
  <w:style w:type="paragraph" w:styleId="Heading5">
    <w:name w:val="heading 5"/>
    <w:basedOn w:val="Normal"/>
    <w:next w:val="Normal"/>
    <w:qFormat/>
    <w:pPr>
      <w:keepNext/>
      <w:jc w:val="center"/>
      <w:outlineLvl w:val="4"/>
    </w:pPr>
    <w:rPr>
      <w:rFonts w:ascii="Garamond" w:hAnsi="Garamond"/>
      <w:b/>
      <w:sz w:val="52"/>
    </w:rPr>
  </w:style>
  <w:style w:type="paragraph" w:styleId="Heading6">
    <w:name w:val="heading 6"/>
    <w:basedOn w:val="Normal"/>
    <w:next w:val="Normal"/>
    <w:qFormat/>
    <w:pPr>
      <w:keepNext/>
      <w:outlineLvl w:val="5"/>
    </w:pPr>
    <w:rPr>
      <w:b/>
      <w:i/>
    </w:rPr>
  </w:style>
  <w:style w:type="paragraph" w:styleId="Heading7">
    <w:name w:val="heading 7"/>
    <w:basedOn w:val="Normal"/>
    <w:next w:val="Normal"/>
    <w:qFormat/>
    <w:pPr>
      <w:keepNext/>
      <w:outlineLvl w:val="6"/>
    </w:pPr>
    <w:rPr>
      <w:b/>
      <w:i/>
      <w:u w:val="single"/>
    </w:r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PlainText">
    <w:name w:val="Plain Text"/>
    <w:basedOn w:val="Normal"/>
    <w:link w:val="PlainTextChar"/>
    <w:rPr>
      <w:rFonts w:ascii="Courier New" w:hAnsi="Courier New"/>
    </w:rPr>
  </w:style>
  <w:style w:type="paragraph" w:styleId="BodyText">
    <w:name w:val="Body Text"/>
    <w:basedOn w:val="Normal"/>
    <w:rPr>
      <w:rFonts w:ascii="Verdana" w:hAnsi="Verdana"/>
      <w:sz w:val="24"/>
    </w:rPr>
  </w:style>
  <w:style w:type="paragraph" w:styleId="BodyText2">
    <w:name w:val="Body Text 2"/>
    <w:basedOn w:val="Normal"/>
    <w:rPr>
      <w:rFonts w:ascii="Verdana" w:hAnsi="Verdana"/>
      <w:sz w:val="22"/>
    </w:rPr>
  </w:style>
  <w:style w:type="paragraph" w:styleId="BodyText3">
    <w:name w:val="Body Text 3"/>
    <w:basedOn w:val="Normal"/>
    <w:rPr>
      <w:rFonts w:ascii="Verdana" w:hAnsi="Verdana"/>
      <w:color w:val="000080"/>
      <w:sz w:val="22"/>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style>
  <w:style w:type="paragraph" w:styleId="TOC2">
    <w:name w:val="toc 2"/>
    <w:basedOn w:val="Normal"/>
    <w:next w:val="Normal"/>
    <w:autoRedefine/>
    <w:semiHidden/>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rPr>
      <w:color w:val="800080"/>
      <w:u w:val="single"/>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rFonts w:ascii="Arial" w:hAnsi="Arial"/>
      <w:sz w:val="20"/>
    </w:r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rPr>
  </w:style>
  <w:style w:type="paragraph" w:styleId="Caption">
    <w:name w:val="caption"/>
    <w:basedOn w:val="Normal"/>
    <w:next w:val="Normal"/>
    <w:qFormat/>
    <w:pPr>
      <w:spacing w:before="120" w:after="120"/>
    </w:pPr>
    <w:rPr>
      <w:b/>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sz w:val="24"/>
    </w:rPr>
  </w:style>
  <w:style w:type="paragraph" w:styleId="EnvelopeReturn">
    <w:name w:val="envelope return"/>
    <w:basedOn w:val="Normal"/>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2"/>
      </w:numPr>
    </w:pPr>
  </w:style>
  <w:style w:type="paragraph" w:styleId="ListBullet2">
    <w:name w:val="List Bullet 2"/>
    <w:basedOn w:val="Normal"/>
    <w:autoRedefine/>
    <w:pPr>
      <w:numPr>
        <w:numId w:val="13"/>
      </w:numPr>
    </w:pPr>
  </w:style>
  <w:style w:type="paragraph" w:styleId="ListBullet3">
    <w:name w:val="List Bullet 3"/>
    <w:basedOn w:val="Normal"/>
    <w:autoRedefine/>
    <w:pPr>
      <w:numPr>
        <w:numId w:val="14"/>
      </w:numPr>
    </w:pPr>
  </w:style>
  <w:style w:type="paragraph" w:styleId="ListBullet4">
    <w:name w:val="List Bullet 4"/>
    <w:basedOn w:val="Normal"/>
    <w:autoRedefine/>
    <w:pPr>
      <w:numPr>
        <w:numId w:val="15"/>
      </w:numPr>
    </w:pPr>
  </w:style>
  <w:style w:type="paragraph" w:styleId="ListBullet5">
    <w:name w:val="List Bullet 5"/>
    <w:basedOn w:val="Normal"/>
    <w:autoRedefine/>
    <w:pPr>
      <w:numPr>
        <w:numId w:val="1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17"/>
      </w:numPr>
    </w:pPr>
  </w:style>
  <w:style w:type="paragraph" w:styleId="ListNumber2">
    <w:name w:val="List Number 2"/>
    <w:basedOn w:val="Normal"/>
    <w:pPr>
      <w:numPr>
        <w:numId w:val="18"/>
      </w:numPr>
    </w:pPr>
  </w:style>
  <w:style w:type="paragraph" w:styleId="ListNumber3">
    <w:name w:val="List Number 3"/>
    <w:basedOn w:val="Normal"/>
    <w:pPr>
      <w:numPr>
        <w:numId w:val="19"/>
      </w:numPr>
    </w:pPr>
  </w:style>
  <w:style w:type="paragraph" w:styleId="ListNumber4">
    <w:name w:val="List Number 4"/>
    <w:basedOn w:val="Normal"/>
    <w:pPr>
      <w:numPr>
        <w:numId w:val="20"/>
      </w:numPr>
    </w:pPr>
  </w:style>
  <w:style w:type="paragraph" w:styleId="ListNumber5">
    <w:name w:val="List Number 5"/>
    <w:basedOn w:val="Normal"/>
    <w:pPr>
      <w:numPr>
        <w:numId w:val="2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link w:val="SignatureChar"/>
    <w:pPr>
      <w:ind w:left="4320"/>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character" w:customStyle="1" w:styleId="PlainTextChar">
    <w:name w:val="Plain Text Char"/>
    <w:link w:val="PlainText"/>
    <w:rsid w:val="00E969C2"/>
    <w:rPr>
      <w:rFonts w:ascii="Courier New" w:hAnsi="Courier New"/>
      <w:lang w:val="en-US" w:eastAsia="en-US" w:bidi="ar-SA"/>
    </w:rPr>
  </w:style>
  <w:style w:type="character" w:customStyle="1" w:styleId="TitleChar">
    <w:name w:val="Title Char"/>
    <w:link w:val="Title"/>
    <w:rsid w:val="000720AD"/>
    <w:rPr>
      <w:rFonts w:ascii="Arial" w:hAnsi="Arial"/>
      <w:b/>
      <w:kern w:val="28"/>
      <w:sz w:val="32"/>
      <w:lang w:val="en-US" w:eastAsia="en-US" w:bidi="ar-SA"/>
    </w:rPr>
  </w:style>
  <w:style w:type="character" w:customStyle="1" w:styleId="SignatureChar">
    <w:name w:val="Signature Char"/>
    <w:link w:val="Signature"/>
    <w:rsid w:val="00797F88"/>
    <w:rPr>
      <w:rFonts w:ascii="Arial" w:hAnsi="Arial"/>
      <w:lang w:val="en-US" w:eastAsia="en-US" w:bidi="ar-SA"/>
    </w:rPr>
  </w:style>
  <w:style w:type="paragraph" w:styleId="BalloonText">
    <w:name w:val="Balloon Text"/>
    <w:basedOn w:val="Normal"/>
    <w:semiHidden/>
    <w:rsid w:val="009061E8"/>
    <w:rPr>
      <w:rFonts w:ascii="Tahoma" w:hAnsi="Tahoma"/>
      <w:sz w:val="16"/>
      <w:szCs w:val="16"/>
    </w:rPr>
  </w:style>
  <w:style w:type="character" w:styleId="CommentReference">
    <w:name w:val="annotation reference"/>
    <w:semiHidden/>
    <w:rsid w:val="000058DD"/>
    <w:rPr>
      <w:sz w:val="16"/>
      <w:szCs w:val="16"/>
    </w:rPr>
  </w:style>
  <w:style w:type="paragraph" w:styleId="CommentSubject">
    <w:name w:val="annotation subject"/>
    <w:basedOn w:val="CommentText"/>
    <w:next w:val="CommentText"/>
    <w:semiHidden/>
    <w:rsid w:val="000058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oar.eecs.umich.edu/articles/articles/faqs-and-guides/69-intro-to-the-soar-debugger" TargetMode="External"/><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Office\Dict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C:\Program Files\Microsoft Office\Office\Dictdoc.dot</Template>
  <TotalTime>1</TotalTime>
  <Pages>49</Pages>
  <Words>13744</Words>
  <Characters>78347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Soar Tutorial</vt:lpstr>
    </vt:vector>
  </TitlesOfParts>
  <Company>UM AI Lab</Company>
  <LinksUpToDate>false</LinksUpToDate>
  <CharactersWithSpaces>91908</CharactersWithSpaces>
  <SharedDoc>false</SharedDoc>
  <HLinks>
    <vt:vector size="54" baseType="variant">
      <vt:variant>
        <vt:i4>6946883</vt:i4>
      </vt:variant>
      <vt:variant>
        <vt:i4>0</vt:i4>
      </vt:variant>
      <vt:variant>
        <vt:i4>0</vt:i4>
      </vt:variant>
      <vt:variant>
        <vt:i4>5</vt:i4>
      </vt:variant>
      <vt:variant>
        <vt:lpwstr>https://soar.eecs.umich.edu/articles/articles/faqs-and-guides/69-intro-to-the-soar-debugger</vt:lpwstr>
      </vt:variant>
      <vt:variant>
        <vt:lpwstr/>
      </vt:variant>
      <vt:variant>
        <vt:i4>1507361</vt:i4>
      </vt:variant>
      <vt:variant>
        <vt:i4>7141</vt:i4>
      </vt:variant>
      <vt:variant>
        <vt:i4>1026</vt:i4>
      </vt:variant>
      <vt:variant>
        <vt:i4>1</vt:i4>
      </vt:variant>
      <vt:variant>
        <vt:lpwstr>JavaEaters-RedCreated</vt:lpwstr>
      </vt:variant>
      <vt:variant>
        <vt:lpwstr/>
      </vt:variant>
      <vt:variant>
        <vt:i4>1310774</vt:i4>
      </vt:variant>
      <vt:variant>
        <vt:i4>22428</vt:i4>
      </vt:variant>
      <vt:variant>
        <vt:i4>1035</vt:i4>
      </vt:variant>
      <vt:variant>
        <vt:i4>1</vt:i4>
      </vt:variant>
      <vt:variant>
        <vt:lpwstr>JavaEatersMoveNorthMultTrace-vOut</vt:lpwstr>
      </vt:variant>
      <vt:variant>
        <vt:lpwstr/>
      </vt:variant>
      <vt:variant>
        <vt:i4>524407</vt:i4>
      </vt:variant>
      <vt:variant>
        <vt:i4>29874</vt:i4>
      </vt:variant>
      <vt:variant>
        <vt:i4>1036</vt:i4>
      </vt:variant>
      <vt:variant>
        <vt:i4>1</vt:i4>
      </vt:variant>
      <vt:variant>
        <vt:lpwstr>SoarCycle</vt:lpwstr>
      </vt:variant>
      <vt:variant>
        <vt:lpwstr/>
      </vt:variant>
      <vt:variant>
        <vt:i4>6684678</vt:i4>
      </vt:variant>
      <vt:variant>
        <vt:i4>29929</vt:i4>
      </vt:variant>
      <vt:variant>
        <vt:i4>1037</vt:i4>
      </vt:variant>
      <vt:variant>
        <vt:i4>1</vt:i4>
      </vt:variant>
      <vt:variant>
        <vt:lpwstr>SoarCycleOutput</vt:lpwstr>
      </vt:variant>
      <vt:variant>
        <vt:lpwstr/>
      </vt:variant>
      <vt:variant>
        <vt:i4>-158240671</vt:i4>
      </vt:variant>
      <vt:variant>
        <vt:i4>36800</vt:i4>
      </vt:variant>
      <vt:variant>
        <vt:i4>1040</vt:i4>
      </vt:variant>
      <vt:variant>
        <vt:i4>1</vt:i4>
      </vt:variant>
      <vt:variant>
        <vt:lpwstr>_x0012_裰矺Ơ_x0014_翠ޝ </vt:lpwstr>
      </vt:variant>
      <vt:variant>
        <vt:lpwstr/>
      </vt:variant>
      <vt:variant>
        <vt:i4>4587599</vt:i4>
      </vt:variant>
      <vt:variant>
        <vt:i4>-1</vt:i4>
      </vt:variant>
      <vt:variant>
        <vt:i4>2817</vt:i4>
      </vt:variant>
      <vt:variant>
        <vt:i4>1</vt:i4>
      </vt:variant>
      <vt:variant>
        <vt:lpwstr>JavaEaters01</vt:lpwstr>
      </vt:variant>
      <vt:variant>
        <vt:lpwstr/>
      </vt:variant>
      <vt:variant>
        <vt:i4>851990</vt:i4>
      </vt:variant>
      <vt:variant>
        <vt:i4>-1</vt:i4>
      </vt:variant>
      <vt:variant>
        <vt:i4>2836</vt:i4>
      </vt:variant>
      <vt:variant>
        <vt:i4>1</vt:i4>
      </vt:variant>
      <vt:variant>
        <vt:lpwstr>JavaEatersSimulation</vt:lpwstr>
      </vt:variant>
      <vt:variant>
        <vt:lpwstr/>
      </vt:variant>
      <vt:variant>
        <vt:i4>123</vt:i4>
      </vt:variant>
      <vt:variant>
        <vt:i4>-1</vt:i4>
      </vt:variant>
      <vt:variant>
        <vt:i4>2853</vt:i4>
      </vt:variant>
      <vt:variant>
        <vt:i4>1</vt:i4>
      </vt:variant>
      <vt:variant>
        <vt:lpwstr>JavaEatersMultiAgent-v2agents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Soar Tutorial</dc:title>
  <dc:subject/>
  <dc:creator>John E. Laird</dc:creator>
  <cp:keywords/>
  <cp:lastModifiedBy>Nathan Glenn</cp:lastModifiedBy>
  <cp:revision>2</cp:revision>
  <cp:lastPrinted>2005-06-07T18:58:00Z</cp:lastPrinted>
  <dcterms:created xsi:type="dcterms:W3CDTF">2023-09-06T23:16:00Z</dcterms:created>
  <dcterms:modified xsi:type="dcterms:W3CDTF">2023-09-06T23:16:00Z</dcterms:modified>
</cp:coreProperties>
</file>